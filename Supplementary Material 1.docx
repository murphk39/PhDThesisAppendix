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2A2A0200" w:rsidR="00885432" w:rsidRDefault="00D546A8">
      <w:pPr>
        <w:spacing w:after="0" w:line="480" w:lineRule="auto"/>
        <w:rPr>
          <w:rFonts w:ascii="Times New Roman" w:eastAsia="Times New Roman" w:hAnsi="Times New Roman" w:cs="Times New Roman"/>
          <w:b/>
          <w:sz w:val="24"/>
          <w:szCs w:val="24"/>
        </w:rPr>
      </w:pPr>
      <w:bookmarkStart w:id="0" w:name="_Hlk112841332"/>
      <w:r>
        <w:rPr>
          <w:rFonts w:ascii="Times New Roman" w:eastAsia="Times New Roman" w:hAnsi="Times New Roman" w:cs="Times New Roman"/>
          <w:b/>
          <w:sz w:val="24"/>
          <w:szCs w:val="24"/>
        </w:rPr>
        <w:t xml:space="preserve">Supplementary material </w:t>
      </w:r>
      <w:r w:rsidR="00D71F9D">
        <w:rPr>
          <w:rFonts w:ascii="Times New Roman" w:eastAsia="Times New Roman" w:hAnsi="Times New Roman" w:cs="Times New Roman"/>
          <w:b/>
          <w:sz w:val="24"/>
          <w:szCs w:val="24"/>
        </w:rPr>
        <w:t xml:space="preserve">S1 </w:t>
      </w:r>
      <w:r>
        <w:rPr>
          <w:rFonts w:ascii="Times New Roman" w:eastAsia="Times New Roman" w:hAnsi="Times New Roman" w:cs="Times New Roman"/>
          <w:b/>
          <w:sz w:val="24"/>
          <w:szCs w:val="24"/>
        </w:rPr>
        <w:t xml:space="preserve"> </w:t>
      </w:r>
    </w:p>
    <w:p w14:paraId="5C307D96" w14:textId="77777777" w:rsidR="001B75BA" w:rsidRDefault="001B75BA" w:rsidP="001B75B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Bayesian species distribution models integrate presence-only and presence-absence data to predict deer distribution and relative abundance. </w:t>
      </w:r>
    </w:p>
    <w:bookmarkEnd w:id="0"/>
    <w:p w14:paraId="0000000D" w14:textId="77777777" w:rsidR="00885432" w:rsidRDefault="00D546A8" w:rsidP="00051422">
      <w:pPr>
        <w:spacing w:before="240"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 British deer society survey: from 10 km</w:t>
      </w:r>
      <w:r>
        <w:rPr>
          <w:rFonts w:ascii="Times New Roman" w:eastAsia="Times New Roman" w:hAnsi="Times New Roman" w:cs="Times New Roman"/>
          <w:b/>
          <w:sz w:val="24"/>
          <w:szCs w:val="24"/>
          <w:vertAlign w:val="superscript"/>
        </w:rPr>
        <w:t>2</w:t>
      </w:r>
      <w:r>
        <w:rPr>
          <w:rFonts w:ascii="Times New Roman" w:eastAsia="Times New Roman" w:hAnsi="Times New Roman" w:cs="Times New Roman"/>
          <w:b/>
          <w:sz w:val="24"/>
          <w:szCs w:val="24"/>
        </w:rPr>
        <w:t xml:space="preserve"> resolution to presence/absence points</w:t>
      </w:r>
    </w:p>
    <w:p w14:paraId="0000000E" w14:textId="3DB9FEAF" w:rsidR="00885432" w:rsidRDefault="00D546A8" w:rsidP="00FE7ED9">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British Deer Society (BDS) provided presence</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absence data for Northern Ireland (NI). Data w</w:t>
      </w:r>
      <w:r>
        <w:rPr>
          <w:rFonts w:ascii="Times New Roman" w:eastAsia="Times New Roman" w:hAnsi="Times New Roman" w:cs="Times New Roman"/>
          <w:sz w:val="24"/>
          <w:szCs w:val="24"/>
        </w:rPr>
        <w:t>ere</w:t>
      </w:r>
      <w:r>
        <w:rPr>
          <w:rFonts w:ascii="Times New Roman" w:eastAsia="Times New Roman" w:hAnsi="Times New Roman" w:cs="Times New Roman"/>
          <w:color w:val="000000"/>
          <w:sz w:val="24"/>
          <w:szCs w:val="24"/>
        </w:rPr>
        <w:t xml:space="preserve"> collected in a survey performed in 2016, which divided the NI territory in 100 km</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sized squares, in which deer presence was assigned based on contributions by the public reviewed and collated by experts (Fig </w:t>
      </w:r>
      <w:del w:id="1" w:author="Author">
        <w:r w:rsidDel="00D71F9D">
          <w:rPr>
            <w:rFonts w:ascii="Times New Roman" w:eastAsia="Times New Roman" w:hAnsi="Times New Roman" w:cs="Times New Roman"/>
            <w:color w:val="000000"/>
            <w:sz w:val="24"/>
            <w:szCs w:val="24"/>
          </w:rPr>
          <w:delText>S1</w:delText>
        </w:r>
      </w:del>
      <w:ins w:id="2" w:author="Author">
        <w:r w:rsidR="00D71F9D">
          <w:rPr>
            <w:rFonts w:ascii="Times New Roman" w:eastAsia="Times New Roman" w:hAnsi="Times New Roman" w:cs="Times New Roman"/>
            <w:color w:val="000000"/>
            <w:sz w:val="24"/>
            <w:szCs w:val="24"/>
          </w:rPr>
          <w:t>A</w:t>
        </w:r>
      </w:ins>
      <w:r>
        <w:rPr>
          <w:rFonts w:ascii="Times New Roman" w:eastAsia="Times New Roman" w:hAnsi="Times New Roman" w:cs="Times New Roman"/>
          <w:color w:val="000000"/>
          <w:sz w:val="24"/>
          <w:szCs w:val="24"/>
        </w:rPr>
        <w:t>). The easiest way to convert these data into presence</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absence data was to calculate the centroid of each square but that would mean that the environmental characteristics of the entire 100 km</w:t>
      </w:r>
      <w:r>
        <w:rPr>
          <w:rFonts w:ascii="Times New Roman" w:eastAsia="Times New Roman" w:hAnsi="Times New Roman" w:cs="Times New Roman"/>
          <w:color w:val="000000"/>
          <w:sz w:val="24"/>
          <w:szCs w:val="24"/>
          <w:vertAlign w:val="superscript"/>
        </w:rPr>
        <w:t xml:space="preserve">2 </w:t>
      </w:r>
      <w:r>
        <w:rPr>
          <w:rFonts w:ascii="Times New Roman" w:eastAsia="Times New Roman" w:hAnsi="Times New Roman" w:cs="Times New Roman"/>
          <w:color w:val="000000"/>
          <w:sz w:val="24"/>
          <w:szCs w:val="24"/>
        </w:rPr>
        <w:t xml:space="preserve">square would be summarised by wherever that centroid fell (whether it was a water body, a city, or a field). Thus, we searched for a good alternative that would help better represent the environmental characteristics of each cell, so we could then relate them </w:t>
      </w:r>
      <w:r>
        <w:rPr>
          <w:rFonts w:ascii="Times New Roman" w:eastAsia="Times New Roman" w:hAnsi="Times New Roman" w:cs="Times New Roman"/>
          <w:sz w:val="24"/>
          <w:szCs w:val="24"/>
        </w:rPr>
        <w:t>to the presence</w:t>
      </w:r>
      <w:r>
        <w:rPr>
          <w:rFonts w:ascii="Times New Roman" w:eastAsia="Times New Roman" w:hAnsi="Times New Roman" w:cs="Times New Roman"/>
          <w:color w:val="000000"/>
          <w:sz w:val="24"/>
          <w:szCs w:val="24"/>
        </w:rPr>
        <w:t xml:space="preserve"> or absence of each species of deer. To do so, we placed random points within each cell, and extracted the values of the covariates at each point. To estimate the minimal number of points that would accurately represent the environmental diversity of each cell without artificially “oversampling” the region, we performed a sensitivity </w:t>
      </w:r>
      <w:r>
        <w:rPr>
          <w:rFonts w:ascii="Times New Roman" w:eastAsia="Times New Roman" w:hAnsi="Times New Roman" w:cs="Times New Roman"/>
          <w:sz w:val="24"/>
          <w:szCs w:val="24"/>
        </w:rPr>
        <w:t>analysis</w:t>
      </w:r>
      <w:r>
        <w:rPr>
          <w:rFonts w:ascii="Times New Roman" w:eastAsia="Times New Roman" w:hAnsi="Times New Roman" w:cs="Times New Roman"/>
          <w:color w:val="000000"/>
          <w:sz w:val="24"/>
          <w:szCs w:val="24"/>
        </w:rPr>
        <w:t xml:space="preserve">. </w:t>
      </w:r>
    </w:p>
    <w:tbl>
      <w:tblPr>
        <w:tblStyle w:val="a"/>
        <w:tblW w:w="9026" w:type="dxa"/>
        <w:tblBorders>
          <w:top w:val="nil"/>
          <w:left w:val="nil"/>
          <w:bottom w:val="nil"/>
          <w:right w:val="nil"/>
          <w:insideH w:val="nil"/>
          <w:insideV w:val="nil"/>
        </w:tblBorders>
        <w:tblLayout w:type="fixed"/>
        <w:tblLook w:val="0400" w:firstRow="0" w:lastRow="0" w:firstColumn="0" w:lastColumn="0" w:noHBand="0" w:noVBand="1"/>
      </w:tblPr>
      <w:tblGrid>
        <w:gridCol w:w="9026"/>
      </w:tblGrid>
      <w:tr w:rsidR="00885432" w14:paraId="398BC583" w14:textId="77777777">
        <w:tc>
          <w:tcPr>
            <w:tcW w:w="9026" w:type="dxa"/>
          </w:tcPr>
          <w:p w14:paraId="0000000F" w14:textId="77777777" w:rsidR="00885432" w:rsidRDefault="00D546A8">
            <w:pPr>
              <w:pBdr>
                <w:top w:val="nil"/>
                <w:left w:val="nil"/>
                <w:bottom w:val="nil"/>
                <w:right w:val="nil"/>
                <w:between w:val="nil"/>
              </w:pBdr>
              <w:spacing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6192D05" wp14:editId="4EE0F62D">
                  <wp:extent cx="5731510" cy="4304665"/>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731510" cy="4304665"/>
                          </a:xfrm>
                          <a:prstGeom prst="rect">
                            <a:avLst/>
                          </a:prstGeom>
                          <a:ln/>
                        </pic:spPr>
                      </pic:pic>
                    </a:graphicData>
                  </a:graphic>
                </wp:inline>
              </w:drawing>
            </w:r>
          </w:p>
        </w:tc>
      </w:tr>
      <w:tr w:rsidR="00885432" w14:paraId="4224FCFE" w14:textId="77777777">
        <w:tc>
          <w:tcPr>
            <w:tcW w:w="9026" w:type="dxa"/>
          </w:tcPr>
          <w:p w14:paraId="00000010" w14:textId="3C2D8F35" w:rsidR="00885432" w:rsidRDefault="00D546A8">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Figure </w:t>
            </w:r>
            <w:del w:id="3" w:author="Author">
              <w:r w:rsidR="00D71F9D" w:rsidDel="00D71F9D">
                <w:rPr>
                  <w:rFonts w:ascii="Times New Roman" w:eastAsia="Times New Roman" w:hAnsi="Times New Roman" w:cs="Times New Roman"/>
                  <w:b/>
                  <w:color w:val="000000"/>
                </w:rPr>
                <w:delText>A</w:delText>
              </w:r>
            </w:del>
            <w:ins w:id="4" w:author="Author">
              <w:r w:rsidR="00D71F9D">
                <w:rPr>
                  <w:rFonts w:ascii="Times New Roman" w:eastAsia="Times New Roman" w:hAnsi="Times New Roman" w:cs="Times New Roman"/>
                  <w:b/>
                  <w:color w:val="000000"/>
                </w:rPr>
                <w:t>A</w:t>
              </w:r>
            </w:ins>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original data provided by the BDS. The maps represent the 100 km</w:t>
            </w:r>
            <w:r>
              <w:rPr>
                <w:rFonts w:ascii="Times New Roman" w:eastAsia="Times New Roman" w:hAnsi="Times New Roman" w:cs="Times New Roman"/>
                <w:color w:val="000000"/>
                <w:vertAlign w:val="superscript"/>
              </w:rPr>
              <w:t>2</w:t>
            </w:r>
            <w:r>
              <w:rPr>
                <w:rFonts w:ascii="Times New Roman" w:eastAsia="Times New Roman" w:hAnsi="Times New Roman" w:cs="Times New Roman"/>
                <w:color w:val="000000"/>
              </w:rPr>
              <w:t xml:space="preserve"> cells in which </w:t>
            </w:r>
            <w:r>
              <w:rPr>
                <w:rFonts w:ascii="Times New Roman" w:eastAsia="Times New Roman" w:hAnsi="Times New Roman" w:cs="Times New Roman"/>
              </w:rPr>
              <w:t>Northern Ireland</w:t>
            </w:r>
            <w:r>
              <w:rPr>
                <w:rFonts w:ascii="Times New Roman" w:eastAsia="Times New Roman" w:hAnsi="Times New Roman" w:cs="Times New Roman"/>
                <w:color w:val="000000"/>
              </w:rPr>
              <w:t xml:space="preserve"> was divided, classified as “yes” where deer were observed, and as “no” where deer were not observed. </w:t>
            </w:r>
          </w:p>
        </w:tc>
      </w:tr>
    </w:tbl>
    <w:p w14:paraId="00000011" w14:textId="485D0629" w:rsidR="00885432" w:rsidRDefault="00D546A8" w:rsidP="00FE7ED9">
      <w:pPr>
        <w:pBdr>
          <w:top w:val="nil"/>
          <w:left w:val="nil"/>
          <w:bottom w:val="nil"/>
          <w:right w:val="nil"/>
          <w:between w:val="nil"/>
        </w:pBdr>
        <w:spacing w:before="240"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each grid cell, we sequentially placed between 1 and 10 points randomly, and extracted the covariate values at the points. We then calculated, for each covariate and sample size, the interquartile range for each grid cell (as a measure of variability independent of sample size). We plotted those interquartile range values, and </w:t>
      </w:r>
      <w:r>
        <w:rPr>
          <w:rFonts w:ascii="Times New Roman" w:eastAsia="Times New Roman" w:hAnsi="Times New Roman" w:cs="Times New Roman"/>
          <w:sz w:val="24"/>
          <w:szCs w:val="24"/>
        </w:rPr>
        <w:t xml:space="preserve">visually inspected them to search </w:t>
      </w:r>
      <w:r>
        <w:rPr>
          <w:rFonts w:ascii="Times New Roman" w:eastAsia="Times New Roman" w:hAnsi="Times New Roman" w:cs="Times New Roman"/>
          <w:color w:val="000000"/>
          <w:sz w:val="24"/>
          <w:szCs w:val="24"/>
        </w:rPr>
        <w:t xml:space="preserve">for a sample size where the interquartile range values stabilised, meaning that increasing the sample size would not increase the range of environments represented in our sample (Fig. </w:t>
      </w:r>
      <w:del w:id="5" w:author="Author">
        <w:r w:rsidDel="00D71F9D">
          <w:rPr>
            <w:rFonts w:ascii="Times New Roman" w:eastAsia="Times New Roman" w:hAnsi="Times New Roman" w:cs="Times New Roman"/>
            <w:color w:val="000000"/>
            <w:sz w:val="24"/>
            <w:szCs w:val="24"/>
          </w:rPr>
          <w:delText>S2</w:delText>
        </w:r>
      </w:del>
      <w:ins w:id="6" w:author="Author">
        <w:r w:rsidR="00D71F9D">
          <w:rPr>
            <w:rFonts w:ascii="Times New Roman" w:eastAsia="Times New Roman" w:hAnsi="Times New Roman" w:cs="Times New Roman"/>
            <w:color w:val="000000"/>
            <w:sz w:val="24"/>
            <w:szCs w:val="24"/>
          </w:rPr>
          <w:t>B</w:t>
        </w:r>
      </w:ins>
      <w:r>
        <w:rPr>
          <w:rFonts w:ascii="Times New Roman" w:eastAsia="Times New Roman" w:hAnsi="Times New Roman" w:cs="Times New Roman"/>
          <w:color w:val="000000"/>
          <w:sz w:val="24"/>
          <w:szCs w:val="24"/>
        </w:rPr>
        <w:t>). Based on those plots, we selected a value of 5 samples per grid cell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although the values for most covariates stabilised around 3 random points</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to make sure we captured all available variability. </w:t>
      </w:r>
    </w:p>
    <w:tbl>
      <w:tblPr>
        <w:tblStyle w:val="a0"/>
        <w:tblW w:w="9026" w:type="dxa"/>
        <w:tblBorders>
          <w:top w:val="nil"/>
          <w:left w:val="nil"/>
          <w:bottom w:val="nil"/>
          <w:right w:val="nil"/>
          <w:insideH w:val="nil"/>
          <w:insideV w:val="nil"/>
        </w:tblBorders>
        <w:tblLayout w:type="fixed"/>
        <w:tblLook w:val="0400" w:firstRow="0" w:lastRow="0" w:firstColumn="0" w:lastColumn="0" w:noHBand="0" w:noVBand="1"/>
      </w:tblPr>
      <w:tblGrid>
        <w:gridCol w:w="9026"/>
      </w:tblGrid>
      <w:tr w:rsidR="00885432" w14:paraId="200A8447" w14:textId="77777777">
        <w:tc>
          <w:tcPr>
            <w:tcW w:w="9026" w:type="dxa"/>
          </w:tcPr>
          <w:p w14:paraId="00000012" w14:textId="77777777" w:rsidR="00885432" w:rsidRDefault="00D546A8">
            <w:pPr>
              <w:pBdr>
                <w:top w:val="nil"/>
                <w:left w:val="nil"/>
                <w:bottom w:val="nil"/>
                <w:right w:val="nil"/>
                <w:between w:val="nil"/>
              </w:pBdr>
              <w:spacing w:before="24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275102A0" wp14:editId="69DE8BA4">
                  <wp:extent cx="5731510" cy="428879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5731510" cy="4288790"/>
                          </a:xfrm>
                          <a:prstGeom prst="rect">
                            <a:avLst/>
                          </a:prstGeom>
                          <a:ln/>
                        </pic:spPr>
                      </pic:pic>
                    </a:graphicData>
                  </a:graphic>
                </wp:inline>
              </w:drawing>
            </w:r>
          </w:p>
        </w:tc>
      </w:tr>
      <w:tr w:rsidR="00885432" w14:paraId="4E814FC4" w14:textId="77777777">
        <w:tc>
          <w:tcPr>
            <w:tcW w:w="9026" w:type="dxa"/>
          </w:tcPr>
          <w:p w14:paraId="00000013" w14:textId="277F6EBF" w:rsidR="00885432" w:rsidRDefault="00D546A8">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Figure </w:t>
            </w:r>
            <w:del w:id="7" w:author="Author">
              <w:r w:rsidDel="00D71F9D">
                <w:rPr>
                  <w:rFonts w:ascii="Times New Roman" w:eastAsia="Times New Roman" w:hAnsi="Times New Roman" w:cs="Times New Roman"/>
                  <w:b/>
                  <w:color w:val="000000"/>
                </w:rPr>
                <w:delText>S2</w:delText>
              </w:r>
            </w:del>
            <w:ins w:id="8" w:author="Author">
              <w:r w:rsidR="00D71F9D">
                <w:rPr>
                  <w:rFonts w:ascii="Times New Roman" w:eastAsia="Times New Roman" w:hAnsi="Times New Roman" w:cs="Times New Roman"/>
                  <w:b/>
                  <w:color w:val="000000"/>
                </w:rPr>
                <w:t>B</w:t>
              </w:r>
            </w:ins>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sensitivity </w:t>
            </w:r>
            <w:r>
              <w:rPr>
                <w:rFonts w:ascii="Times New Roman" w:eastAsia="Times New Roman" w:hAnsi="Times New Roman" w:cs="Times New Roman"/>
              </w:rPr>
              <w:t xml:space="preserve">analysis </w:t>
            </w:r>
            <w:r>
              <w:rPr>
                <w:rFonts w:ascii="Times New Roman" w:eastAsia="Times New Roman" w:hAnsi="Times New Roman" w:cs="Times New Roman"/>
                <w:color w:val="000000"/>
              </w:rPr>
              <w:t xml:space="preserve">for all the covariates </w:t>
            </w:r>
            <w:r>
              <w:rPr>
                <w:rFonts w:ascii="Times New Roman" w:eastAsia="Times New Roman" w:hAnsi="Times New Roman" w:cs="Times New Roman"/>
              </w:rPr>
              <w:t>used as predictors in our ISDMs to decide how many random points needed to be selected within each grid cell covering the territory of Northern Ireland</w:t>
            </w:r>
            <w:r>
              <w:rPr>
                <w:rFonts w:ascii="Times New Roman" w:eastAsia="Times New Roman" w:hAnsi="Times New Roman" w:cs="Times New Roman"/>
                <w:color w:val="000000"/>
              </w:rPr>
              <w:t xml:space="preserve">. For each sample size (on the x axis) the coloured circles are the interquartile ranges in each cell. The black lines represent the average interquartile range across all cells. </w:t>
            </w:r>
          </w:p>
        </w:tc>
      </w:tr>
    </w:tbl>
    <w:p w14:paraId="00000014" w14:textId="77777777" w:rsidR="00885432" w:rsidRDefault="00885432">
      <w:pPr>
        <w:pBdr>
          <w:top w:val="nil"/>
          <w:left w:val="nil"/>
          <w:bottom w:val="nil"/>
          <w:right w:val="nil"/>
          <w:between w:val="nil"/>
        </w:pBdr>
        <w:spacing w:before="240" w:after="0" w:line="480" w:lineRule="auto"/>
        <w:rPr>
          <w:rFonts w:ascii="Times New Roman" w:eastAsia="Times New Roman" w:hAnsi="Times New Roman" w:cs="Times New Roman"/>
          <w:color w:val="000000"/>
          <w:sz w:val="24"/>
          <w:szCs w:val="24"/>
        </w:rPr>
      </w:pPr>
    </w:p>
    <w:p w14:paraId="00000015" w14:textId="77777777" w:rsidR="00885432" w:rsidRDefault="00D546A8">
      <w:pP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 SMARTDEER web survey data: from user-selected squares to evenly distributed presence only points. </w:t>
      </w:r>
    </w:p>
    <w:p w14:paraId="45DF20D6" w14:textId="71631BEC" w:rsidR="001A6470" w:rsidRDefault="00D546A8" w:rsidP="001A6470">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context of the SMARTDEER project (</w:t>
      </w:r>
      <w:r>
        <w:rPr>
          <w:rFonts w:ascii="Times New Roman" w:eastAsia="Times New Roman" w:hAnsi="Times New Roman" w:cs="Times New Roman"/>
          <w:sz w:val="24"/>
          <w:szCs w:val="24"/>
        </w:rPr>
        <w:t xml:space="preserve">funded by the Irish Department of Agriculture, </w:t>
      </w:r>
      <w:proofErr w:type="gramStart"/>
      <w:r>
        <w:rPr>
          <w:rFonts w:ascii="Times New Roman" w:eastAsia="Times New Roman" w:hAnsi="Times New Roman" w:cs="Times New Roman"/>
          <w:sz w:val="24"/>
          <w:szCs w:val="24"/>
        </w:rPr>
        <w:t>Fish</w:t>
      </w:r>
      <w:proofErr w:type="gramEnd"/>
      <w:r>
        <w:rPr>
          <w:rFonts w:ascii="Times New Roman" w:eastAsia="Times New Roman" w:hAnsi="Times New Roman" w:cs="Times New Roman"/>
          <w:sz w:val="24"/>
          <w:szCs w:val="24"/>
        </w:rPr>
        <w:t xml:space="preserve"> and the Marine, DAFM)</w:t>
      </w:r>
      <w:r>
        <w:rPr>
          <w:rFonts w:ascii="Times New Roman" w:eastAsia="Times New Roman" w:hAnsi="Times New Roman" w:cs="Times New Roman"/>
          <w:color w:val="000000"/>
          <w:sz w:val="24"/>
          <w:szCs w:val="24"/>
        </w:rPr>
        <w:t>, we developed a web survey where users were prompted to select, by clicking on a map, where they had seen each species of deer. Each click placed a 1 km</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on the map, and thus users could indicate the entire area where deer were seen (Figure </w:t>
      </w:r>
      <w:del w:id="9" w:author="Author">
        <w:r w:rsidDel="00D71F9D">
          <w:rPr>
            <w:rFonts w:ascii="Times New Roman" w:eastAsia="Times New Roman" w:hAnsi="Times New Roman" w:cs="Times New Roman"/>
            <w:color w:val="000000"/>
            <w:sz w:val="24"/>
            <w:szCs w:val="24"/>
          </w:rPr>
          <w:delText>S3</w:delText>
        </w:r>
      </w:del>
      <w:ins w:id="10" w:author="Author">
        <w:r w:rsidR="00D71F9D">
          <w:rPr>
            <w:rFonts w:ascii="Times New Roman" w:eastAsia="Times New Roman" w:hAnsi="Times New Roman" w:cs="Times New Roman"/>
            <w:color w:val="000000"/>
            <w:sz w:val="24"/>
            <w:szCs w:val="24"/>
          </w:rPr>
          <w:t>C</w:t>
        </w:r>
      </w:ins>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The survey </w:t>
      </w:r>
      <w:ins w:id="11" w:author="Author">
        <w:r w:rsidR="001A6470">
          <w:rPr>
            <w:rFonts w:ascii="Times New Roman" w:eastAsia="Times New Roman" w:hAnsi="Times New Roman" w:cs="Times New Roman"/>
            <w:sz w:val="24"/>
            <w:szCs w:val="24"/>
          </w:rPr>
          <w:t xml:space="preserve">was </w:t>
        </w:r>
      </w:ins>
      <w:r>
        <w:rPr>
          <w:rFonts w:ascii="Times New Roman" w:eastAsia="Times New Roman" w:hAnsi="Times New Roman" w:cs="Times New Roman"/>
          <w:sz w:val="24"/>
          <w:szCs w:val="24"/>
        </w:rPr>
        <w:t xml:space="preserve">specifically aimed at </w:t>
      </w:r>
      <w:ins w:id="12" w:author="Author">
        <w:r w:rsidR="001A6470">
          <w:rPr>
            <w:rFonts w:ascii="Times New Roman" w:eastAsia="Times New Roman" w:hAnsi="Times New Roman" w:cs="Times New Roman"/>
            <w:sz w:val="24"/>
            <w:szCs w:val="24"/>
          </w:rPr>
          <w:t xml:space="preserve">obtaining </w:t>
        </w:r>
      </w:ins>
      <w:r>
        <w:rPr>
          <w:rFonts w:ascii="Times New Roman" w:eastAsia="Times New Roman" w:hAnsi="Times New Roman" w:cs="Times New Roman"/>
          <w:sz w:val="24"/>
          <w:szCs w:val="24"/>
        </w:rPr>
        <w:t>presence-only data</w:t>
      </w:r>
      <w:ins w:id="13" w:author="Author">
        <w:r w:rsidR="001A6470">
          <w:rPr>
            <w:rFonts w:ascii="Times New Roman" w:eastAsia="Times New Roman" w:hAnsi="Times New Roman" w:cs="Times New Roman"/>
            <w:sz w:val="24"/>
            <w:szCs w:val="24"/>
          </w:rPr>
          <w:t xml:space="preserve"> (</w:t>
        </w:r>
        <w:proofErr w:type="gramStart"/>
        <w:r w:rsidR="001A6470">
          <w:rPr>
            <w:rFonts w:ascii="Times New Roman" w:eastAsia="Times New Roman" w:hAnsi="Times New Roman" w:cs="Times New Roman"/>
            <w:sz w:val="24"/>
            <w:szCs w:val="24"/>
          </w:rPr>
          <w:t>i.e.</w:t>
        </w:r>
        <w:proofErr w:type="gramEnd"/>
        <w:r w:rsidR="001A6470">
          <w:rPr>
            <w:rFonts w:ascii="Times New Roman" w:eastAsia="Times New Roman" w:hAnsi="Times New Roman" w:cs="Times New Roman"/>
            <w:sz w:val="24"/>
            <w:szCs w:val="24"/>
          </w:rPr>
          <w:t xml:space="preserve"> the user was never asked to signal areas they had visited but where deer had not been seen)</w:t>
        </w:r>
      </w:ins>
      <w:r>
        <w:rPr>
          <w:rFonts w:ascii="Times New Roman" w:eastAsia="Times New Roman" w:hAnsi="Times New Roman" w:cs="Times New Roman"/>
          <w:sz w:val="24"/>
          <w:szCs w:val="24"/>
        </w:rPr>
        <w:t>, and selecting one specific 1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cell would mean an observation of at least 1 </w:t>
      </w:r>
      <w:r>
        <w:rPr>
          <w:rFonts w:ascii="Times New Roman" w:eastAsia="Times New Roman" w:hAnsi="Times New Roman" w:cs="Times New Roman"/>
          <w:sz w:val="24"/>
          <w:szCs w:val="24"/>
        </w:rPr>
        <w:lastRenderedPageBreak/>
        <w:t>individual of a given species</w:t>
      </w:r>
      <w:ins w:id="14" w:author="Author">
        <w:r w:rsidR="001A6470">
          <w:rPr>
            <w:rFonts w:ascii="Times New Roman" w:eastAsia="Times New Roman" w:hAnsi="Times New Roman" w:cs="Times New Roman"/>
            <w:sz w:val="24"/>
            <w:szCs w:val="24"/>
          </w:rPr>
          <w:t xml:space="preserve"> (users were also not required to indicate number of individuals seen)</w:t>
        </w:r>
      </w:ins>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 The easiest way to convert these user inputs into presence</w:t>
      </w:r>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only data is to calculate the centroid of each 1 km</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square that the user has produced, which will generate as many presences as user clicks. However, we realised that some users clicked points in very close proximity until they </w:t>
      </w:r>
      <w:r>
        <w:rPr>
          <w:rFonts w:ascii="Times New Roman" w:eastAsia="Times New Roman" w:hAnsi="Times New Roman" w:cs="Times New Roman"/>
          <w:sz w:val="24"/>
          <w:szCs w:val="24"/>
        </w:rPr>
        <w:t>covered</w:t>
      </w:r>
      <w:r>
        <w:rPr>
          <w:rFonts w:ascii="Times New Roman" w:eastAsia="Times New Roman" w:hAnsi="Times New Roman" w:cs="Times New Roman"/>
          <w:color w:val="000000"/>
          <w:sz w:val="24"/>
          <w:szCs w:val="24"/>
        </w:rPr>
        <w:t xml:space="preserve"> the entire area they intended to indicate (</w:t>
      </w:r>
      <w:r>
        <w:rPr>
          <w:rFonts w:ascii="Times New Roman" w:eastAsia="Times New Roman" w:hAnsi="Times New Roman" w:cs="Times New Roman"/>
          <w:sz w:val="24"/>
          <w:szCs w:val="24"/>
        </w:rPr>
        <w:t>sometimes</w:t>
      </w:r>
      <w:r>
        <w:rPr>
          <w:rFonts w:ascii="Times New Roman" w:eastAsia="Times New Roman" w:hAnsi="Times New Roman" w:cs="Times New Roman"/>
          <w:color w:val="000000"/>
          <w:sz w:val="24"/>
          <w:szCs w:val="24"/>
        </w:rPr>
        <w:t xml:space="preserve"> in the attempt to indicate several deer observed in the same group, or the same animal repeat</w:t>
      </w:r>
      <w:r>
        <w:rPr>
          <w:rFonts w:ascii="Times New Roman" w:eastAsia="Times New Roman" w:hAnsi="Times New Roman" w:cs="Times New Roman"/>
          <w:sz w:val="24"/>
          <w:szCs w:val="24"/>
        </w:rPr>
        <w:t>edly observed in the same spot</w:t>
      </w:r>
      <w:ins w:id="15" w:author="Author">
        <w:r w:rsidR="007A6053">
          <w:rPr>
            <w:rFonts w:ascii="Times New Roman" w:eastAsia="Times New Roman" w:hAnsi="Times New Roman" w:cs="Times New Roman"/>
            <w:sz w:val="24"/>
            <w:szCs w:val="24"/>
          </w:rPr>
          <w:t xml:space="preserve">, fig </w:t>
        </w:r>
        <w:r w:rsidR="008477D2">
          <w:rPr>
            <w:rFonts w:ascii="Times New Roman" w:eastAsia="Times New Roman" w:hAnsi="Times New Roman" w:cs="Times New Roman"/>
            <w:sz w:val="24"/>
            <w:szCs w:val="24"/>
          </w:rPr>
          <w:t>C</w:t>
        </w:r>
        <w:r w:rsidR="007A6053">
          <w:rPr>
            <w:rFonts w:ascii="Times New Roman" w:eastAsia="Times New Roman" w:hAnsi="Times New Roman" w:cs="Times New Roman"/>
            <w:sz w:val="24"/>
            <w:szCs w:val="24"/>
          </w:rPr>
          <w:t xml:space="preserve"> left</w:t>
        </w:r>
      </w:ins>
      <w:r>
        <w:rPr>
          <w:rFonts w:ascii="Times New Roman" w:eastAsia="Times New Roman" w:hAnsi="Times New Roman" w:cs="Times New Roman"/>
          <w:sz w:val="24"/>
          <w:szCs w:val="24"/>
        </w:rPr>
        <w:t>)</w:t>
      </w:r>
      <w:r>
        <w:rPr>
          <w:rFonts w:ascii="Times New Roman" w:eastAsia="Times New Roman" w:hAnsi="Times New Roman" w:cs="Times New Roman"/>
          <w:color w:val="000000"/>
          <w:sz w:val="24"/>
          <w:szCs w:val="24"/>
        </w:rPr>
        <w:t>, while other</w:t>
      </w:r>
      <w:r>
        <w:rPr>
          <w:rFonts w:ascii="Times New Roman" w:eastAsia="Times New Roman" w:hAnsi="Times New Roman" w:cs="Times New Roman"/>
          <w:sz w:val="24"/>
          <w:szCs w:val="24"/>
        </w:rPr>
        <w:t xml:space="preserve"> users</w:t>
      </w:r>
      <w:r>
        <w:rPr>
          <w:rFonts w:ascii="Times New Roman" w:eastAsia="Times New Roman" w:hAnsi="Times New Roman" w:cs="Times New Roman"/>
          <w:color w:val="000000"/>
          <w:sz w:val="24"/>
          <w:szCs w:val="24"/>
        </w:rPr>
        <w:t xml:space="preserve"> covered </w:t>
      </w:r>
      <w:r>
        <w:rPr>
          <w:rFonts w:ascii="Times New Roman" w:eastAsia="Times New Roman" w:hAnsi="Times New Roman" w:cs="Times New Roman"/>
          <w:sz w:val="24"/>
          <w:szCs w:val="24"/>
        </w:rPr>
        <w:t xml:space="preserve">surveyed areas </w:t>
      </w:r>
      <w:r>
        <w:rPr>
          <w:rFonts w:ascii="Times New Roman" w:eastAsia="Times New Roman" w:hAnsi="Times New Roman" w:cs="Times New Roman"/>
          <w:color w:val="000000"/>
          <w:sz w:val="24"/>
          <w:szCs w:val="24"/>
        </w:rPr>
        <w:t>with non-overlapping squares</w:t>
      </w:r>
      <w:r w:rsidR="007A6053">
        <w:rPr>
          <w:rFonts w:ascii="Times New Roman" w:eastAsia="Times New Roman" w:hAnsi="Times New Roman" w:cs="Times New Roman"/>
          <w:color w:val="000000"/>
          <w:sz w:val="24"/>
          <w:szCs w:val="24"/>
        </w:rPr>
        <w:t xml:space="preserve"> (</w:t>
      </w:r>
      <w:ins w:id="16" w:author="Author">
        <w:r w:rsidR="007A6053">
          <w:rPr>
            <w:rFonts w:ascii="Times New Roman" w:eastAsia="Times New Roman" w:hAnsi="Times New Roman" w:cs="Times New Roman"/>
            <w:color w:val="000000"/>
            <w:sz w:val="24"/>
            <w:szCs w:val="24"/>
          </w:rPr>
          <w:t xml:space="preserve">Fig </w:t>
        </w:r>
        <w:r w:rsidR="008477D2">
          <w:rPr>
            <w:rFonts w:ascii="Times New Roman" w:eastAsia="Times New Roman" w:hAnsi="Times New Roman" w:cs="Times New Roman"/>
            <w:color w:val="000000"/>
            <w:sz w:val="24"/>
            <w:szCs w:val="24"/>
          </w:rPr>
          <w:t>C</w:t>
        </w:r>
        <w:r w:rsidR="007A6053">
          <w:rPr>
            <w:rFonts w:ascii="Times New Roman" w:eastAsia="Times New Roman" w:hAnsi="Times New Roman" w:cs="Times New Roman"/>
            <w:color w:val="000000"/>
            <w:sz w:val="24"/>
            <w:szCs w:val="24"/>
          </w:rPr>
          <w:t xml:space="preserve"> right</w:t>
        </w:r>
      </w:ins>
      <w:r w:rsidR="007A6053">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w:t>
      </w:r>
    </w:p>
    <w:tbl>
      <w:tblPr>
        <w:tblStyle w:val="a1"/>
        <w:tblW w:w="0" w:type="auto"/>
        <w:tblBorders>
          <w:top w:val="nil"/>
          <w:left w:val="nil"/>
          <w:bottom w:val="nil"/>
          <w:right w:val="nil"/>
          <w:insideH w:val="nil"/>
          <w:insideV w:val="nil"/>
        </w:tblBorders>
        <w:tblLook w:val="0400" w:firstRow="0" w:lastRow="0" w:firstColumn="0" w:lastColumn="0" w:noHBand="0" w:noVBand="1"/>
      </w:tblPr>
      <w:tblGrid>
        <w:gridCol w:w="4549"/>
        <w:gridCol w:w="4477"/>
      </w:tblGrid>
      <w:tr w:rsidR="001A6470" w14:paraId="0C369CF5" w14:textId="77777777" w:rsidTr="00225135">
        <w:trPr>
          <w:trHeight w:val="4312"/>
        </w:trPr>
        <w:tc>
          <w:tcPr>
            <w:tcW w:w="4288" w:type="dxa"/>
            <w:vAlign w:val="center"/>
          </w:tcPr>
          <w:p w14:paraId="52965C20" w14:textId="77777777" w:rsidR="001A6470" w:rsidRDefault="001A6470" w:rsidP="008E25C8">
            <w:pPr>
              <w:pBdr>
                <w:top w:val="nil"/>
                <w:left w:val="nil"/>
                <w:bottom w:val="nil"/>
                <w:right w:val="nil"/>
                <w:between w:val="nil"/>
              </w:pBdr>
              <w:jc w:val="center"/>
              <w:rPr>
                <w:rFonts w:ascii="Times New Roman" w:eastAsia="Times New Roman" w:hAnsi="Times New Roman" w:cs="Times New Roman"/>
                <w:color w:val="000000"/>
                <w:sz w:val="24"/>
                <w:szCs w:val="24"/>
              </w:rPr>
            </w:pPr>
            <w:r w:rsidRPr="00A10D3C">
              <w:rPr>
                <w:noProof/>
              </w:rPr>
              <w:drawing>
                <wp:inline distT="0" distB="0" distL="0" distR="0" wp14:anchorId="7E778E04" wp14:editId="4B9038B9">
                  <wp:extent cx="2905125" cy="2714277"/>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8"/>
                          <a:stretch>
                            <a:fillRect/>
                          </a:stretch>
                        </pic:blipFill>
                        <pic:spPr>
                          <a:xfrm>
                            <a:off x="0" y="0"/>
                            <a:ext cx="2911992" cy="2720693"/>
                          </a:xfrm>
                          <a:prstGeom prst="rect">
                            <a:avLst/>
                          </a:prstGeom>
                        </pic:spPr>
                      </pic:pic>
                    </a:graphicData>
                  </a:graphic>
                </wp:inline>
              </w:drawing>
            </w:r>
          </w:p>
        </w:tc>
        <w:tc>
          <w:tcPr>
            <w:tcW w:w="4357" w:type="dxa"/>
          </w:tcPr>
          <w:p w14:paraId="6D590C37" w14:textId="77777777" w:rsidR="001A6470" w:rsidRDefault="001A6470" w:rsidP="008E25C8">
            <w:pPr>
              <w:pBdr>
                <w:top w:val="nil"/>
                <w:left w:val="nil"/>
                <w:bottom w:val="nil"/>
                <w:right w:val="nil"/>
                <w:between w:val="nil"/>
              </w:pBdr>
              <w:rPr>
                <w:rFonts w:ascii="Times New Roman" w:eastAsia="Times New Roman" w:hAnsi="Times New Roman" w:cs="Times New Roman"/>
                <w:color w:val="000000"/>
                <w:sz w:val="24"/>
                <w:szCs w:val="24"/>
              </w:rPr>
            </w:pPr>
            <w:r w:rsidRPr="003B6594">
              <w:rPr>
                <w:noProof/>
              </w:rPr>
              <w:drawing>
                <wp:inline distT="0" distB="0" distL="0" distR="0" wp14:anchorId="76DCE20D" wp14:editId="12D90C8E">
                  <wp:extent cx="2851601" cy="2713990"/>
                  <wp:effectExtent l="0" t="0" r="6350" b="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ap&#10;&#10;Description automatically generated"/>
                          <pic:cNvPicPr/>
                        </pic:nvPicPr>
                        <pic:blipFill>
                          <a:blip r:embed="rId9"/>
                          <a:stretch>
                            <a:fillRect/>
                          </a:stretch>
                        </pic:blipFill>
                        <pic:spPr>
                          <a:xfrm>
                            <a:off x="0" y="0"/>
                            <a:ext cx="2851601" cy="2713990"/>
                          </a:xfrm>
                          <a:prstGeom prst="rect">
                            <a:avLst/>
                          </a:prstGeom>
                        </pic:spPr>
                      </pic:pic>
                    </a:graphicData>
                  </a:graphic>
                </wp:inline>
              </w:drawing>
            </w:r>
          </w:p>
        </w:tc>
      </w:tr>
      <w:tr w:rsidR="001A6470" w14:paraId="20C69CBC" w14:textId="77777777" w:rsidTr="00225135">
        <w:trPr>
          <w:trHeight w:val="759"/>
        </w:trPr>
        <w:tc>
          <w:tcPr>
            <w:tcW w:w="8646" w:type="dxa"/>
            <w:gridSpan w:val="2"/>
          </w:tcPr>
          <w:p w14:paraId="263029F7" w14:textId="44670280" w:rsidR="001A6470" w:rsidRDefault="001A6470" w:rsidP="00225135">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Figure </w:t>
            </w:r>
            <w:del w:id="17" w:author="Author">
              <w:r w:rsidDel="00D71F9D">
                <w:rPr>
                  <w:rFonts w:ascii="Times New Roman" w:eastAsia="Times New Roman" w:hAnsi="Times New Roman" w:cs="Times New Roman"/>
                  <w:b/>
                  <w:color w:val="000000"/>
                </w:rPr>
                <w:delText>S3</w:delText>
              </w:r>
            </w:del>
            <w:ins w:id="18" w:author="Author">
              <w:r w:rsidR="00D71F9D">
                <w:rPr>
                  <w:rFonts w:ascii="Times New Roman" w:eastAsia="Times New Roman" w:hAnsi="Times New Roman" w:cs="Times New Roman"/>
                  <w:b/>
                  <w:color w:val="000000"/>
                </w:rPr>
                <w:t>C</w:t>
              </w:r>
            </w:ins>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example of the typical visualisation when a user is selecting areas with deer presence (by species). The users see a blue dot and, when they click, a 1 km2 appears on the map</w:t>
            </w:r>
            <w:ins w:id="19" w:author="Author">
              <w:r w:rsidR="007A6053">
                <w:rPr>
                  <w:rFonts w:ascii="Times New Roman" w:eastAsia="Times New Roman" w:hAnsi="Times New Roman" w:cs="Times New Roman"/>
                  <w:color w:val="000000"/>
                </w:rPr>
                <w:t xml:space="preserve">. It is possible to click in several points in very close proximity (left), or to cover an area with mostly non-overlapping squares (right), but both inputs should be representing an area of approximate size where deer have been detected.  </w:t>
              </w:r>
            </w:ins>
            <w:r>
              <w:rPr>
                <w:rFonts w:ascii="Times New Roman" w:eastAsia="Times New Roman" w:hAnsi="Times New Roman" w:cs="Times New Roman"/>
                <w:color w:val="000000"/>
              </w:rPr>
              <w:t xml:space="preserve"> </w:t>
            </w:r>
          </w:p>
        </w:tc>
      </w:tr>
    </w:tbl>
    <w:p w14:paraId="7CB3F9FE" w14:textId="77777777" w:rsidR="001A6470" w:rsidRDefault="001A6470" w:rsidP="001A6470">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p>
    <w:p w14:paraId="0000001A" w14:textId="31A771DF" w:rsidR="00885432" w:rsidRDefault="00D546A8" w:rsidP="001A6470">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generated an oversampling of some areas, since each square got a centroid, </w:t>
      </w:r>
      <w:r>
        <w:rPr>
          <w:rFonts w:ascii="Times New Roman" w:eastAsia="Times New Roman" w:hAnsi="Times New Roman" w:cs="Times New Roman"/>
          <w:sz w:val="24"/>
          <w:szCs w:val="24"/>
        </w:rPr>
        <w:t xml:space="preserve">not necessarily related to </w:t>
      </w:r>
      <w:r>
        <w:rPr>
          <w:rFonts w:ascii="Times New Roman" w:eastAsia="Times New Roman" w:hAnsi="Times New Roman" w:cs="Times New Roman"/>
          <w:color w:val="000000"/>
          <w:sz w:val="24"/>
          <w:szCs w:val="24"/>
        </w:rPr>
        <w:t xml:space="preserve">a higher abundance of deer, but with the way users preferred to click in the map. To solve that issue, we dissolved all the overlapping squares generated by a single user in a single session (if there were different sessions, we assumed the user had seen the deer </w:t>
      </w:r>
      <w:r>
        <w:rPr>
          <w:rFonts w:ascii="Times New Roman" w:eastAsia="Times New Roman" w:hAnsi="Times New Roman" w:cs="Times New Roman"/>
          <w:sz w:val="24"/>
          <w:szCs w:val="24"/>
        </w:rPr>
        <w:t>on separate</w:t>
      </w:r>
      <w:r>
        <w:rPr>
          <w:rFonts w:ascii="Times New Roman" w:eastAsia="Times New Roman" w:hAnsi="Times New Roman" w:cs="Times New Roman"/>
          <w:color w:val="000000"/>
          <w:sz w:val="24"/>
          <w:szCs w:val="24"/>
        </w:rPr>
        <w:t xml:space="preserve"> occasions there, so we kept them separate).</w:t>
      </w:r>
      <w:r w:rsidR="007A6053">
        <w:rPr>
          <w:rFonts w:ascii="Times New Roman" w:eastAsia="Times New Roman" w:hAnsi="Times New Roman" w:cs="Times New Roman"/>
          <w:color w:val="000000"/>
          <w:sz w:val="24"/>
          <w:szCs w:val="24"/>
        </w:rPr>
        <w:t xml:space="preserve"> </w:t>
      </w:r>
      <w:ins w:id="20" w:author="Author">
        <w:r w:rsidR="007A6053">
          <w:rPr>
            <w:rFonts w:ascii="Times New Roman" w:eastAsia="Times New Roman" w:hAnsi="Times New Roman" w:cs="Times New Roman"/>
            <w:color w:val="000000"/>
            <w:sz w:val="24"/>
            <w:szCs w:val="24"/>
          </w:rPr>
          <w:t xml:space="preserve">Non overlapping squares were not dissolved, and thus the square signalled out with the red circle in figure S3 would not be </w:t>
        </w:r>
        <w:r w:rsidR="007A6053">
          <w:rPr>
            <w:rFonts w:ascii="Times New Roman" w:eastAsia="Times New Roman" w:hAnsi="Times New Roman" w:cs="Times New Roman"/>
            <w:color w:val="000000"/>
            <w:sz w:val="24"/>
            <w:szCs w:val="24"/>
          </w:rPr>
          <w:lastRenderedPageBreak/>
          <w:t xml:space="preserve">merged with the squares nearby, so presences would not be inferred in the area between them. </w:t>
        </w:r>
      </w:ins>
      <w:r>
        <w:rPr>
          <w:rFonts w:ascii="Times New Roman" w:eastAsia="Times New Roman" w:hAnsi="Times New Roman" w:cs="Times New Roman"/>
          <w:color w:val="000000"/>
          <w:sz w:val="24"/>
          <w:szCs w:val="24"/>
        </w:rPr>
        <w:t xml:space="preserve">Once we had the surfaces composed </w:t>
      </w:r>
      <w:r>
        <w:rPr>
          <w:rFonts w:ascii="Times New Roman" w:eastAsia="Times New Roman" w:hAnsi="Times New Roman" w:cs="Times New Roman"/>
          <w:sz w:val="24"/>
          <w:szCs w:val="24"/>
        </w:rPr>
        <w:t>of all</w:t>
      </w:r>
      <w:r>
        <w:rPr>
          <w:rFonts w:ascii="Times New Roman" w:eastAsia="Times New Roman" w:hAnsi="Times New Roman" w:cs="Times New Roman"/>
          <w:color w:val="000000"/>
          <w:sz w:val="24"/>
          <w:szCs w:val="24"/>
        </w:rPr>
        <w:t xml:space="preserve"> the overlapping squares, we generated </w:t>
      </w:r>
      <w:proofErr w:type="gramStart"/>
      <w:r>
        <w:rPr>
          <w:rFonts w:ascii="Times New Roman" w:eastAsia="Times New Roman" w:hAnsi="Times New Roman" w:cs="Times New Roman"/>
          <w:color w:val="000000"/>
          <w:sz w:val="24"/>
          <w:szCs w:val="24"/>
        </w:rPr>
        <w:t>a number of</w:t>
      </w:r>
      <w:proofErr w:type="gramEnd"/>
      <w:r>
        <w:rPr>
          <w:rFonts w:ascii="Times New Roman" w:eastAsia="Times New Roman" w:hAnsi="Times New Roman" w:cs="Times New Roman"/>
          <w:color w:val="000000"/>
          <w:sz w:val="24"/>
          <w:szCs w:val="24"/>
        </w:rPr>
        <w:t xml:space="preserve"> points proportional to the area of the surface (1 point per km</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and distributed them regularly across the area (Fig. </w:t>
      </w:r>
      <w:del w:id="21" w:author="Author">
        <w:r w:rsidDel="00D71F9D">
          <w:rPr>
            <w:rFonts w:ascii="Times New Roman" w:eastAsia="Times New Roman" w:hAnsi="Times New Roman" w:cs="Times New Roman"/>
            <w:color w:val="000000"/>
            <w:sz w:val="24"/>
            <w:szCs w:val="24"/>
          </w:rPr>
          <w:delText>S4</w:delText>
        </w:r>
      </w:del>
      <w:ins w:id="22" w:author="Author">
        <w:r w:rsidR="00D71F9D">
          <w:rPr>
            <w:rFonts w:ascii="Times New Roman" w:eastAsia="Times New Roman" w:hAnsi="Times New Roman" w:cs="Times New Roman"/>
            <w:color w:val="000000"/>
            <w:sz w:val="24"/>
            <w:szCs w:val="24"/>
          </w:rPr>
          <w:t>D</w:t>
        </w:r>
      </w:ins>
      <w:r>
        <w:rPr>
          <w:rFonts w:ascii="Times New Roman" w:eastAsia="Times New Roman" w:hAnsi="Times New Roman" w:cs="Times New Roman"/>
          <w:color w:val="000000"/>
          <w:sz w:val="24"/>
          <w:szCs w:val="24"/>
        </w:rPr>
        <w:t xml:space="preserve">). </w:t>
      </w:r>
    </w:p>
    <w:tbl>
      <w:tblPr>
        <w:tblStyle w:val="a2"/>
        <w:tblW w:w="9356" w:type="dxa"/>
        <w:tblBorders>
          <w:top w:val="nil"/>
          <w:left w:val="nil"/>
          <w:bottom w:val="nil"/>
          <w:right w:val="nil"/>
          <w:insideH w:val="nil"/>
          <w:insideV w:val="nil"/>
        </w:tblBorders>
        <w:tblLayout w:type="fixed"/>
        <w:tblLook w:val="0400" w:firstRow="0" w:lastRow="0" w:firstColumn="0" w:lastColumn="0" w:noHBand="0" w:noVBand="1"/>
      </w:tblPr>
      <w:tblGrid>
        <w:gridCol w:w="9356"/>
      </w:tblGrid>
      <w:tr w:rsidR="00885432" w14:paraId="6D43681D" w14:textId="77777777" w:rsidTr="001E25E8">
        <w:tc>
          <w:tcPr>
            <w:tcW w:w="9356" w:type="dxa"/>
          </w:tcPr>
          <w:p w14:paraId="0000001B" w14:textId="77777777" w:rsidR="00885432" w:rsidRDefault="00D546A8" w:rsidP="008E25C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6C64323" wp14:editId="53163B31">
                  <wp:extent cx="5848350" cy="4572000"/>
                  <wp:effectExtent l="0" t="0" r="0" b="0"/>
                  <wp:docPr id="1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848350" cy="4572000"/>
                          </a:xfrm>
                          <a:prstGeom prst="rect">
                            <a:avLst/>
                          </a:prstGeom>
                          <a:ln/>
                        </pic:spPr>
                      </pic:pic>
                    </a:graphicData>
                  </a:graphic>
                </wp:inline>
              </w:drawing>
            </w:r>
          </w:p>
        </w:tc>
      </w:tr>
      <w:tr w:rsidR="00885432" w14:paraId="4DFDFF2B" w14:textId="77777777" w:rsidTr="001E25E8">
        <w:tc>
          <w:tcPr>
            <w:tcW w:w="9356" w:type="dxa"/>
          </w:tcPr>
          <w:p w14:paraId="0000001C" w14:textId="5B60E687" w:rsidR="00885432" w:rsidRDefault="00D546A8">
            <w:pPr>
              <w:pBdr>
                <w:top w:val="nil"/>
                <w:left w:val="nil"/>
                <w:bottom w:val="nil"/>
                <w:right w:val="nil"/>
                <w:between w:val="nil"/>
              </w:pBdr>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Figure </w:t>
            </w:r>
            <w:del w:id="23" w:author="Author">
              <w:r w:rsidDel="00D71F9D">
                <w:rPr>
                  <w:rFonts w:ascii="Times New Roman" w:eastAsia="Times New Roman" w:hAnsi="Times New Roman" w:cs="Times New Roman"/>
                  <w:b/>
                  <w:color w:val="000000"/>
                </w:rPr>
                <w:delText>S4</w:delText>
              </w:r>
            </w:del>
            <w:ins w:id="24" w:author="Author">
              <w:r w:rsidR="00D71F9D">
                <w:rPr>
                  <w:rFonts w:ascii="Times New Roman" w:eastAsia="Times New Roman" w:hAnsi="Times New Roman" w:cs="Times New Roman"/>
                  <w:b/>
                  <w:color w:val="000000"/>
                </w:rPr>
                <w:t>D</w:t>
              </w:r>
            </w:ins>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example of the resampling method used for the web survey data. Some users delimit the area where they have observed deer by clicking randomly very tight knit points until the area is covered in overlapping squares (A). If we convert the squares into points by calculating the centroid of each square, we get very close-by clustered points (B) that would overestimate the abundance of deer in that area. By contrast, if we calculate the area of the dissolved overlapping squares (by user, session, and species), we obtain artificially regular points that manage to cover the entire area where deer were observed without generating artificially high</w:t>
            </w:r>
            <w:r>
              <w:rPr>
                <w:rFonts w:ascii="Times New Roman" w:eastAsia="Times New Roman" w:hAnsi="Times New Roman" w:cs="Times New Roman"/>
              </w:rPr>
              <w:t>-</w:t>
            </w:r>
            <w:r>
              <w:rPr>
                <w:rFonts w:ascii="Times New Roman" w:eastAsia="Times New Roman" w:hAnsi="Times New Roman" w:cs="Times New Roman"/>
                <w:color w:val="000000"/>
              </w:rPr>
              <w:t xml:space="preserve">density clusters (C). The effect of the process can be clearly seen in the area at 54.1º N and 8.6º W, where the user selected a large area as having presences of red deer by clicking many overlapping squares, but it contrasts with areas where the squares are more sparse, such as 53.95º N and 8.5ºW, where it is evident that this process does not have a strong effect in the points obtained from a user that selected presence of fallow deer by clicking non-overlapping squares.  </w:t>
            </w:r>
            <w:r>
              <w:rPr>
                <w:rFonts w:ascii="Times New Roman" w:eastAsia="Times New Roman" w:hAnsi="Times New Roman" w:cs="Times New Roman"/>
                <w:b/>
                <w:color w:val="000000"/>
              </w:rPr>
              <w:t xml:space="preserve"> </w:t>
            </w:r>
          </w:p>
        </w:tc>
      </w:tr>
    </w:tbl>
    <w:p w14:paraId="0000001D" w14:textId="77777777" w:rsidR="00885432" w:rsidRDefault="00885432">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p>
    <w:p w14:paraId="0B792327" w14:textId="77777777" w:rsidR="001E25E8" w:rsidRDefault="001E25E8">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p>
    <w:p w14:paraId="168F83FF" w14:textId="77777777" w:rsidR="008E25C8" w:rsidRDefault="008E25C8">
      <w:pPr>
        <w:pBdr>
          <w:top w:val="nil"/>
          <w:left w:val="nil"/>
          <w:bottom w:val="nil"/>
          <w:right w:val="nil"/>
          <w:between w:val="nil"/>
        </w:pBdr>
        <w:spacing w:after="0" w:line="480" w:lineRule="auto"/>
        <w:rPr>
          <w:ins w:id="25" w:author="Author"/>
          <w:rFonts w:ascii="Times New Roman" w:eastAsia="Times New Roman" w:hAnsi="Times New Roman" w:cs="Times New Roman"/>
          <w:b/>
          <w:color w:val="000000"/>
          <w:sz w:val="24"/>
          <w:szCs w:val="24"/>
        </w:rPr>
      </w:pPr>
    </w:p>
    <w:p w14:paraId="0000001E" w14:textId="458EE90D" w:rsidR="00885432" w:rsidRDefault="00D546A8">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3 - Covariate selection</w:t>
      </w:r>
      <w:r>
        <w:rPr>
          <w:rFonts w:ascii="Times New Roman" w:eastAsia="Times New Roman" w:hAnsi="Times New Roman" w:cs="Times New Roman"/>
          <w:b/>
          <w:color w:val="000000"/>
          <w:sz w:val="24"/>
          <w:szCs w:val="24"/>
        </w:rPr>
        <w:tab/>
      </w:r>
    </w:p>
    <w:p w14:paraId="0000001F" w14:textId="77777777" w:rsidR="00885432" w:rsidRDefault="00D546A8" w:rsidP="00FE7ED9">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considered a larger suite of covariates than those that finally entered the model, and performed a pre-selection based on correlation among them. Elevation, land use (based on the Corine map), dominant leaf type (broadleaf or conifer), tree cover density and density of small woody features were obtained from the Copernicus database (Service 2016, 2018a, b, 2019, </w:t>
      </w:r>
      <w:proofErr w:type="spellStart"/>
      <w:r>
        <w:rPr>
          <w:rFonts w:ascii="Times New Roman" w:eastAsia="Times New Roman" w:hAnsi="Times New Roman" w:cs="Times New Roman"/>
          <w:color w:val="000000"/>
          <w:sz w:val="24"/>
          <w:szCs w:val="24"/>
        </w:rPr>
        <w:t>Buchhorn</w:t>
      </w:r>
      <w:proofErr w:type="spellEnd"/>
      <w:r>
        <w:rPr>
          <w:rFonts w:ascii="Times New Roman" w:eastAsia="Times New Roman" w:hAnsi="Times New Roman" w:cs="Times New Roman"/>
          <w:color w:val="000000"/>
          <w:sz w:val="24"/>
          <w:szCs w:val="24"/>
        </w:rPr>
        <w:t xml:space="preserve"> et al. 2020). The human footprint index was also available online (Venter et al. 2016, 2018). </w:t>
      </w:r>
    </w:p>
    <w:p w14:paraId="00000020" w14:textId="4D6B2183" w:rsidR="00885432" w:rsidRDefault="00D546A8" w:rsidP="00FE7ED9">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Based on the land use classification from the Corine map, we calculated distance to urban areas and </w:t>
      </w:r>
      <w:sdt>
        <w:sdtPr>
          <w:tag w:val="goog_rdk_0"/>
          <w:id w:val="1214621352"/>
        </w:sdtPr>
        <w:sdtContent/>
      </w:sdt>
      <w:r>
        <w:rPr>
          <w:rFonts w:ascii="Times New Roman" w:eastAsia="Times New Roman" w:hAnsi="Times New Roman" w:cs="Times New Roman"/>
          <w:color w:val="000000"/>
          <w:sz w:val="24"/>
          <w:szCs w:val="24"/>
        </w:rPr>
        <w:t>distance to the forest edge, this last one taking negative values within a forest and positive outside the forest. We did not calculate inner distances within urban areas because we did not expect to find deer within them, except in urban parks (such as Phoenix Park in Dublin), and those observations were removed from the final dataset. Lastly, linear features (main, and secondary roads) were obtained from the Open Street Map (Open Street Map contributors 2017). From those, we calculated distance to paths, main, and secondary roads, and density of those features per 1 km</w:t>
      </w:r>
      <w:r>
        <w:rPr>
          <w:rFonts w:ascii="Times New Roman" w:eastAsia="Times New Roman" w:hAnsi="Times New Roman" w:cs="Times New Roman"/>
          <w:color w:val="000000"/>
          <w:sz w:val="24"/>
          <w:szCs w:val="24"/>
          <w:vertAlign w:val="superscript"/>
        </w:rPr>
        <w:t>2</w:t>
      </w:r>
      <w:r>
        <w:rPr>
          <w:rFonts w:ascii="Times New Roman" w:eastAsia="Times New Roman" w:hAnsi="Times New Roman" w:cs="Times New Roman"/>
          <w:color w:val="000000"/>
          <w:sz w:val="24"/>
          <w:szCs w:val="24"/>
        </w:rPr>
        <w:t xml:space="preserve"> cell. </w:t>
      </w:r>
    </w:p>
    <w:p w14:paraId="00000022" w14:textId="072C1881" w:rsidR="00885432" w:rsidRDefault="00D546A8" w:rsidP="00FE7ED9">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a first step, we discarded all categorical layers, since unfortunately the method we were using to run the models does not allow for categorical covariates. Thus, land cover and dominant leaf type were excluded from the analysis. In a second step, we decided to simplify the covariate set. Since the human footprint index is meant to represent all human structures, we eliminated density of and distance to roads (main and secondary) as well as distance to urban areas. </w:t>
      </w:r>
    </w:p>
    <w:p w14:paraId="00000023" w14:textId="4E590818" w:rsidR="00885432" w:rsidRDefault="00D546A8" w:rsidP="00FE7ED9">
      <w:pPr>
        <w:pBdr>
          <w:top w:val="nil"/>
          <w:left w:val="nil"/>
          <w:bottom w:val="nil"/>
          <w:right w:val="nil"/>
          <w:between w:val="nil"/>
        </w:pBdr>
        <w:spacing w:after="0" w:line="48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With the remaining set of covariates, we calculated the Pearson correlation coefficient among them (Fig. </w:t>
      </w:r>
      <w:del w:id="26" w:author="Author">
        <w:r w:rsidDel="00D71F9D">
          <w:rPr>
            <w:rFonts w:ascii="Times New Roman" w:eastAsia="Times New Roman" w:hAnsi="Times New Roman" w:cs="Times New Roman"/>
            <w:color w:val="000000"/>
            <w:sz w:val="24"/>
            <w:szCs w:val="24"/>
          </w:rPr>
          <w:delText>S5</w:delText>
        </w:r>
      </w:del>
      <w:ins w:id="27" w:author="Author">
        <w:r w:rsidR="00D71F9D">
          <w:rPr>
            <w:rFonts w:ascii="Times New Roman" w:eastAsia="Times New Roman" w:hAnsi="Times New Roman" w:cs="Times New Roman"/>
            <w:color w:val="000000"/>
            <w:sz w:val="24"/>
            <w:szCs w:val="24"/>
          </w:rPr>
          <w:t>E</w:t>
        </w:r>
      </w:ins>
      <w:r>
        <w:rPr>
          <w:rFonts w:ascii="Times New Roman" w:eastAsia="Times New Roman" w:hAnsi="Times New Roman" w:cs="Times New Roman"/>
          <w:color w:val="000000"/>
          <w:sz w:val="24"/>
          <w:szCs w:val="24"/>
        </w:rPr>
        <w:t xml:space="preserve">). The highest correlation value was, unsurprisingly, between slope and elevation (R = 0.63), however preliminary models with and without this covariate showed that this correlation was not affecting the output, so we decided to keep it in. </w:t>
      </w:r>
    </w:p>
    <w:tbl>
      <w:tblPr>
        <w:tblStyle w:val="a3"/>
        <w:tblW w:w="9026" w:type="dxa"/>
        <w:tblBorders>
          <w:top w:val="nil"/>
          <w:left w:val="nil"/>
          <w:bottom w:val="nil"/>
          <w:right w:val="nil"/>
          <w:insideH w:val="nil"/>
          <w:insideV w:val="nil"/>
        </w:tblBorders>
        <w:tblLayout w:type="fixed"/>
        <w:tblLook w:val="0400" w:firstRow="0" w:lastRow="0" w:firstColumn="0" w:lastColumn="0" w:noHBand="0" w:noVBand="1"/>
      </w:tblPr>
      <w:tblGrid>
        <w:gridCol w:w="9026"/>
      </w:tblGrid>
      <w:tr w:rsidR="00885432" w14:paraId="53AF5AC8" w14:textId="77777777">
        <w:tc>
          <w:tcPr>
            <w:tcW w:w="9026" w:type="dxa"/>
          </w:tcPr>
          <w:p w14:paraId="00000024" w14:textId="77777777" w:rsidR="00885432" w:rsidRDefault="00D546A8" w:rsidP="008E25C8">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14:anchorId="4126AC93" wp14:editId="03B75095">
                  <wp:extent cx="5731510" cy="381381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813810"/>
                          </a:xfrm>
                          <a:prstGeom prst="rect">
                            <a:avLst/>
                          </a:prstGeom>
                          <a:ln/>
                        </pic:spPr>
                      </pic:pic>
                    </a:graphicData>
                  </a:graphic>
                </wp:inline>
              </w:drawing>
            </w:r>
          </w:p>
        </w:tc>
      </w:tr>
      <w:tr w:rsidR="00885432" w14:paraId="093A99C7" w14:textId="77777777">
        <w:tc>
          <w:tcPr>
            <w:tcW w:w="9026" w:type="dxa"/>
          </w:tcPr>
          <w:p w14:paraId="00000025" w14:textId="76A82CE2" w:rsidR="00885432" w:rsidRDefault="00D546A8">
            <w:pPr>
              <w:pBdr>
                <w:top w:val="nil"/>
                <w:left w:val="nil"/>
                <w:bottom w:val="nil"/>
                <w:right w:val="nil"/>
                <w:between w:val="nil"/>
              </w:pBdr>
              <w:rPr>
                <w:rFonts w:ascii="Times New Roman" w:eastAsia="Times New Roman" w:hAnsi="Times New Roman" w:cs="Times New Roman"/>
                <w:color w:val="000000"/>
              </w:rPr>
            </w:pPr>
            <w:r>
              <w:rPr>
                <w:rFonts w:ascii="Times New Roman" w:eastAsia="Times New Roman" w:hAnsi="Times New Roman" w:cs="Times New Roman"/>
                <w:b/>
                <w:color w:val="000000"/>
              </w:rPr>
              <w:t xml:space="preserve">Figure </w:t>
            </w:r>
            <w:del w:id="28" w:author="Author">
              <w:r w:rsidDel="00D71F9D">
                <w:rPr>
                  <w:rFonts w:ascii="Times New Roman" w:eastAsia="Times New Roman" w:hAnsi="Times New Roman" w:cs="Times New Roman"/>
                  <w:b/>
                  <w:color w:val="000000"/>
                </w:rPr>
                <w:delText>S5</w:delText>
              </w:r>
            </w:del>
            <w:ins w:id="29" w:author="Author">
              <w:r w:rsidR="00D71F9D">
                <w:rPr>
                  <w:rFonts w:ascii="Times New Roman" w:eastAsia="Times New Roman" w:hAnsi="Times New Roman" w:cs="Times New Roman"/>
                  <w:b/>
                  <w:color w:val="000000"/>
                </w:rPr>
                <w:t>E</w:t>
              </w:r>
            </w:ins>
            <w:r>
              <w:rPr>
                <w:rFonts w:ascii="Times New Roman" w:eastAsia="Times New Roman" w:hAnsi="Times New Roman" w:cs="Times New Roman"/>
                <w:b/>
                <w:color w:val="000000"/>
              </w:rPr>
              <w:t>:</w:t>
            </w:r>
            <w:r>
              <w:rPr>
                <w:rFonts w:ascii="Times New Roman" w:eastAsia="Times New Roman" w:hAnsi="Times New Roman" w:cs="Times New Roman"/>
                <w:color w:val="000000"/>
              </w:rPr>
              <w:t xml:space="preserve"> pairwise Pearson correlation coefficients between covariates. Warm colours indicate positive correlations, while cold colours indicate negative correlations. The size of the circles indicates the absolute value of the correlation. The highest correlation values are between slope and elevation (R = 0.63) and between distance to forest edge and tree cover density (R = 0.59). </w:t>
            </w:r>
          </w:p>
        </w:tc>
      </w:tr>
    </w:tbl>
    <w:p w14:paraId="77F6FD40" w14:textId="1AEE054B" w:rsidR="008E25C8" w:rsidRDefault="00D546A8">
      <w:pPr>
        <w:pBdr>
          <w:top w:val="nil"/>
          <w:left w:val="nil"/>
          <w:bottom w:val="nil"/>
          <w:right w:val="nil"/>
          <w:between w:val="nil"/>
        </w:pBdr>
        <w:spacing w:after="0" w:line="48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0000002F" w14:textId="0207A758" w:rsidR="00885432" w:rsidRDefault="00000000">
      <w:pPr>
        <w:pBdr>
          <w:top w:val="nil"/>
          <w:left w:val="nil"/>
          <w:bottom w:val="nil"/>
          <w:right w:val="nil"/>
          <w:between w:val="nil"/>
        </w:pBdr>
        <w:spacing w:after="0" w:line="480" w:lineRule="auto"/>
        <w:rPr>
          <w:rFonts w:ascii="Times New Roman" w:eastAsia="Times New Roman" w:hAnsi="Times New Roman" w:cs="Times New Roman"/>
          <w:b/>
          <w:color w:val="000000"/>
          <w:sz w:val="24"/>
          <w:szCs w:val="24"/>
        </w:rPr>
      </w:pPr>
      <w:customXmlDelRangeStart w:id="30" w:author="Author"/>
      <w:sdt>
        <w:sdtPr>
          <w:tag w:val="goog_rdk_2"/>
          <w:id w:val="20211298"/>
        </w:sdtPr>
        <w:sdtContent>
          <w:customXmlDelRangeEnd w:id="30"/>
          <w:customXmlDelRangeStart w:id="31" w:author="Author"/>
        </w:sdtContent>
      </w:sdt>
      <w:customXmlDelRangeEnd w:id="31"/>
      <w:r w:rsidR="00D546A8">
        <w:rPr>
          <w:rFonts w:ascii="Times New Roman" w:eastAsia="Times New Roman" w:hAnsi="Times New Roman" w:cs="Times New Roman"/>
          <w:b/>
          <w:color w:val="000000"/>
          <w:sz w:val="24"/>
          <w:szCs w:val="24"/>
        </w:rPr>
        <w:t>References</w:t>
      </w:r>
    </w:p>
    <w:p w14:paraId="00000030" w14:textId="69B2A8CA" w:rsidR="00885432" w:rsidRDefault="00D546A8">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Buchhorn</w:t>
      </w:r>
      <w:proofErr w:type="spellEnd"/>
      <w:r>
        <w:rPr>
          <w:rFonts w:ascii="Times New Roman" w:eastAsia="Times New Roman" w:hAnsi="Times New Roman" w:cs="Times New Roman"/>
          <w:color w:val="000000"/>
          <w:sz w:val="24"/>
          <w:szCs w:val="24"/>
        </w:rPr>
        <w:t xml:space="preserve">, M., B. </w:t>
      </w:r>
      <w:proofErr w:type="spellStart"/>
      <w:r>
        <w:rPr>
          <w:rFonts w:ascii="Times New Roman" w:eastAsia="Times New Roman" w:hAnsi="Times New Roman" w:cs="Times New Roman"/>
          <w:color w:val="000000"/>
          <w:sz w:val="24"/>
          <w:szCs w:val="24"/>
        </w:rPr>
        <w:t>Smets</w:t>
      </w:r>
      <w:proofErr w:type="spellEnd"/>
      <w:r>
        <w:rPr>
          <w:rFonts w:ascii="Times New Roman" w:eastAsia="Times New Roman" w:hAnsi="Times New Roman" w:cs="Times New Roman"/>
          <w:color w:val="000000"/>
          <w:sz w:val="24"/>
          <w:szCs w:val="24"/>
        </w:rPr>
        <w:t xml:space="preserve">, L. </w:t>
      </w:r>
      <w:proofErr w:type="spellStart"/>
      <w:r>
        <w:rPr>
          <w:rFonts w:ascii="Times New Roman" w:eastAsia="Times New Roman" w:hAnsi="Times New Roman" w:cs="Times New Roman"/>
          <w:color w:val="000000"/>
          <w:sz w:val="24"/>
          <w:szCs w:val="24"/>
        </w:rPr>
        <w:t>Bertels</w:t>
      </w:r>
      <w:proofErr w:type="spellEnd"/>
      <w:r>
        <w:rPr>
          <w:rFonts w:ascii="Times New Roman" w:eastAsia="Times New Roman" w:hAnsi="Times New Roman" w:cs="Times New Roman"/>
          <w:color w:val="000000"/>
          <w:sz w:val="24"/>
          <w:szCs w:val="24"/>
        </w:rPr>
        <w:t xml:space="preserve">, B. d. Roo, M. </w:t>
      </w:r>
      <w:proofErr w:type="spellStart"/>
      <w:r>
        <w:rPr>
          <w:rFonts w:ascii="Times New Roman" w:eastAsia="Times New Roman" w:hAnsi="Times New Roman" w:cs="Times New Roman"/>
          <w:color w:val="000000"/>
          <w:sz w:val="24"/>
          <w:szCs w:val="24"/>
        </w:rPr>
        <w:t>Lesiv</w:t>
      </w:r>
      <w:proofErr w:type="spellEnd"/>
      <w:r>
        <w:rPr>
          <w:rFonts w:ascii="Times New Roman" w:eastAsia="Times New Roman" w:hAnsi="Times New Roman" w:cs="Times New Roman"/>
          <w:color w:val="000000"/>
          <w:sz w:val="24"/>
          <w:szCs w:val="24"/>
        </w:rPr>
        <w:t xml:space="preserve">, N.-E. </w:t>
      </w:r>
      <w:proofErr w:type="spellStart"/>
      <w:r>
        <w:rPr>
          <w:rFonts w:ascii="Times New Roman" w:eastAsia="Times New Roman" w:hAnsi="Times New Roman" w:cs="Times New Roman"/>
          <w:color w:val="000000"/>
          <w:sz w:val="24"/>
          <w:szCs w:val="24"/>
        </w:rPr>
        <w:t>Tsendbazar</w:t>
      </w:r>
      <w:proofErr w:type="spellEnd"/>
      <w:r>
        <w:rPr>
          <w:rFonts w:ascii="Times New Roman" w:eastAsia="Times New Roman" w:hAnsi="Times New Roman" w:cs="Times New Roman"/>
          <w:color w:val="000000"/>
          <w:sz w:val="24"/>
          <w:szCs w:val="24"/>
        </w:rPr>
        <w:t>, M. Herold, and S. Fritz. 2020. Copernicus Global Land Service: Land Cover 100m: collection 3: epoch 2018: Globe.</w:t>
      </w:r>
    </w:p>
    <w:p w14:paraId="06024B7E" w14:textId="38B71890" w:rsidR="00D546A8" w:rsidRPr="00D546A8" w:rsidRDefault="00D546A8" w:rsidP="00D546A8">
      <w:pPr>
        <w:pStyle w:val="Manuscript"/>
        <w:ind w:left="709" w:hanging="720"/>
        <w:rPr>
          <w:noProof/>
        </w:rPr>
      </w:pPr>
      <w:r>
        <w:t xml:space="preserve">Open Street Map contributors, 2017. Planet dump. Retrieved in January 2022 from </w:t>
      </w:r>
      <w:proofErr w:type="gramStart"/>
      <w:r>
        <w:t>https::/</w:t>
      </w:r>
      <w:proofErr w:type="gramEnd"/>
      <w:r>
        <w:t>/planet.osm.org</w:t>
      </w:r>
    </w:p>
    <w:p w14:paraId="00000031" w14:textId="6F06E8CC" w:rsidR="00885432" w:rsidRPr="001B75BA" w:rsidRDefault="006F698F">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6F698F">
        <w:rPr>
          <w:rFonts w:ascii="Times New Roman" w:eastAsia="Times New Roman" w:hAnsi="Times New Roman" w:cs="Times New Roman"/>
          <w:color w:val="000000"/>
          <w:sz w:val="24"/>
          <w:szCs w:val="24"/>
        </w:rPr>
        <w:t xml:space="preserve">Copernicus Land Monitoring </w:t>
      </w:r>
      <w:r w:rsidR="00D546A8" w:rsidRPr="006F698F">
        <w:rPr>
          <w:rFonts w:ascii="Times New Roman" w:eastAsia="Times New Roman" w:hAnsi="Times New Roman" w:cs="Times New Roman"/>
          <w:color w:val="000000"/>
          <w:sz w:val="24"/>
          <w:szCs w:val="24"/>
        </w:rPr>
        <w:t xml:space="preserve">Service. 2016. </w:t>
      </w:r>
      <w:r w:rsidR="00D546A8" w:rsidRPr="001B75BA">
        <w:rPr>
          <w:rFonts w:ascii="Times New Roman" w:eastAsia="Times New Roman" w:hAnsi="Times New Roman" w:cs="Times New Roman"/>
          <w:color w:val="000000"/>
          <w:sz w:val="24"/>
          <w:szCs w:val="24"/>
        </w:rPr>
        <w:t>European Digital Elevation Model (EU-DEM), version 1.1.</w:t>
      </w:r>
      <w:r w:rsidRPr="001B75BA">
        <w:rPr>
          <w:rFonts w:ascii="Times New Roman" w:eastAsia="Times New Roman" w:hAnsi="Times New Roman" w:cs="Times New Roman"/>
          <w:i/>
          <w:color w:val="000000"/>
          <w:sz w:val="24"/>
          <w:szCs w:val="24"/>
        </w:rPr>
        <w:t xml:space="preserve"> European Environment Agency</w:t>
      </w:r>
    </w:p>
    <w:p w14:paraId="00000032" w14:textId="7325525A" w:rsidR="00885432" w:rsidRDefault="006F698F">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6F698F">
        <w:rPr>
          <w:rFonts w:ascii="Times New Roman" w:eastAsia="Times New Roman" w:hAnsi="Times New Roman" w:cs="Times New Roman"/>
          <w:color w:val="000000"/>
          <w:sz w:val="24"/>
          <w:szCs w:val="24"/>
        </w:rPr>
        <w:t>Copernicus Land Monitoring Service</w:t>
      </w:r>
      <w:r w:rsidR="00D546A8">
        <w:rPr>
          <w:rFonts w:ascii="Times New Roman" w:eastAsia="Times New Roman" w:hAnsi="Times New Roman" w:cs="Times New Roman"/>
          <w:color w:val="000000"/>
          <w:sz w:val="24"/>
          <w:szCs w:val="24"/>
        </w:rPr>
        <w:t>. 2018a. High Resolution Layer: Dominant Leaf Type (DLT) 2015.</w:t>
      </w:r>
      <w:r w:rsidRPr="006F698F">
        <w:rPr>
          <w:rFonts w:ascii="Times New Roman" w:eastAsia="Times New Roman" w:hAnsi="Times New Roman" w:cs="Times New Roman"/>
          <w:i/>
          <w:color w:val="000000"/>
          <w:sz w:val="24"/>
          <w:szCs w:val="24"/>
        </w:rPr>
        <w:t xml:space="preserve"> </w:t>
      </w:r>
      <w:r w:rsidRPr="001B75BA">
        <w:rPr>
          <w:rFonts w:ascii="Times New Roman" w:eastAsia="Times New Roman" w:hAnsi="Times New Roman" w:cs="Times New Roman"/>
          <w:i/>
          <w:color w:val="000000"/>
          <w:sz w:val="24"/>
          <w:szCs w:val="24"/>
        </w:rPr>
        <w:t>European Environment Agency</w:t>
      </w:r>
    </w:p>
    <w:p w14:paraId="00000033" w14:textId="33EDC4BF" w:rsidR="00885432" w:rsidRDefault="006F698F">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6F698F">
        <w:rPr>
          <w:rFonts w:ascii="Times New Roman" w:eastAsia="Times New Roman" w:hAnsi="Times New Roman" w:cs="Times New Roman"/>
          <w:color w:val="000000"/>
          <w:sz w:val="24"/>
          <w:szCs w:val="24"/>
        </w:rPr>
        <w:t>Copernicus Land Monitoring Service</w:t>
      </w:r>
      <w:r w:rsidR="00D546A8">
        <w:rPr>
          <w:rFonts w:ascii="Times New Roman" w:eastAsia="Times New Roman" w:hAnsi="Times New Roman" w:cs="Times New Roman"/>
          <w:color w:val="000000"/>
          <w:sz w:val="24"/>
          <w:szCs w:val="24"/>
        </w:rPr>
        <w:t>. 2018b. High Resolution Layer: Tree Cover Density (TCD) 2015.</w:t>
      </w:r>
      <w:r>
        <w:rPr>
          <w:rFonts w:ascii="Times New Roman" w:eastAsia="Times New Roman" w:hAnsi="Times New Roman" w:cs="Times New Roman"/>
          <w:i/>
          <w:color w:val="000000"/>
          <w:sz w:val="24"/>
          <w:szCs w:val="24"/>
        </w:rPr>
        <w:t xml:space="preserve"> </w:t>
      </w:r>
      <w:r w:rsidRPr="001B75BA">
        <w:rPr>
          <w:rFonts w:ascii="Times New Roman" w:eastAsia="Times New Roman" w:hAnsi="Times New Roman" w:cs="Times New Roman"/>
          <w:i/>
          <w:color w:val="000000"/>
          <w:sz w:val="24"/>
          <w:szCs w:val="24"/>
        </w:rPr>
        <w:t>European Environment Agency</w:t>
      </w:r>
    </w:p>
    <w:p w14:paraId="62240635" w14:textId="77777777" w:rsidR="006F698F" w:rsidRDefault="006F698F">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sidRPr="006F698F">
        <w:rPr>
          <w:rFonts w:ascii="Times New Roman" w:eastAsia="Times New Roman" w:hAnsi="Times New Roman" w:cs="Times New Roman"/>
          <w:color w:val="000000"/>
          <w:sz w:val="24"/>
          <w:szCs w:val="24"/>
        </w:rPr>
        <w:lastRenderedPageBreak/>
        <w:t>Copernicus Land Monitoring Service</w:t>
      </w:r>
      <w:r w:rsidR="00D546A8">
        <w:rPr>
          <w:rFonts w:ascii="Times New Roman" w:eastAsia="Times New Roman" w:hAnsi="Times New Roman" w:cs="Times New Roman"/>
          <w:color w:val="000000"/>
          <w:sz w:val="24"/>
          <w:szCs w:val="24"/>
        </w:rPr>
        <w:t>. 2019.    High Resolution Layer: Small Woody Features (SWF) 2015 v. 1.2.</w:t>
      </w:r>
      <w:r w:rsidRPr="006F698F">
        <w:rPr>
          <w:rFonts w:ascii="Times New Roman" w:eastAsia="Times New Roman" w:hAnsi="Times New Roman" w:cs="Times New Roman"/>
          <w:i/>
          <w:color w:val="000000"/>
          <w:sz w:val="24"/>
          <w:szCs w:val="24"/>
        </w:rPr>
        <w:t xml:space="preserve"> European Environment Agency</w:t>
      </w:r>
      <w:r>
        <w:rPr>
          <w:rFonts w:ascii="Times New Roman" w:eastAsia="Times New Roman" w:hAnsi="Times New Roman" w:cs="Times New Roman"/>
          <w:color w:val="000000"/>
          <w:sz w:val="24"/>
          <w:szCs w:val="24"/>
        </w:rPr>
        <w:t xml:space="preserve"> </w:t>
      </w:r>
    </w:p>
    <w:p w14:paraId="00000035" w14:textId="1D65B6D7" w:rsidR="00885432" w:rsidRDefault="00D546A8">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Venter, O., E. W. Sanderson, A. </w:t>
      </w:r>
      <w:proofErr w:type="spellStart"/>
      <w:r>
        <w:rPr>
          <w:rFonts w:ascii="Times New Roman" w:eastAsia="Times New Roman" w:hAnsi="Times New Roman" w:cs="Times New Roman"/>
          <w:color w:val="000000"/>
          <w:sz w:val="24"/>
          <w:szCs w:val="24"/>
        </w:rPr>
        <w:t>Magrach</w:t>
      </w:r>
      <w:proofErr w:type="spellEnd"/>
      <w:r>
        <w:rPr>
          <w:rFonts w:ascii="Times New Roman" w:eastAsia="Times New Roman" w:hAnsi="Times New Roman" w:cs="Times New Roman"/>
          <w:color w:val="000000"/>
          <w:sz w:val="24"/>
          <w:szCs w:val="24"/>
        </w:rPr>
        <w:t xml:space="preserve">, J. R. Allan, J. </w:t>
      </w:r>
      <w:proofErr w:type="spellStart"/>
      <w:r>
        <w:rPr>
          <w:rFonts w:ascii="Times New Roman" w:eastAsia="Times New Roman" w:hAnsi="Times New Roman" w:cs="Times New Roman"/>
          <w:color w:val="000000"/>
          <w:sz w:val="24"/>
          <w:szCs w:val="24"/>
        </w:rPr>
        <w:t>Beher</w:t>
      </w:r>
      <w:proofErr w:type="spellEnd"/>
      <w:r>
        <w:rPr>
          <w:rFonts w:ascii="Times New Roman" w:eastAsia="Times New Roman" w:hAnsi="Times New Roman" w:cs="Times New Roman"/>
          <w:color w:val="000000"/>
          <w:sz w:val="24"/>
          <w:szCs w:val="24"/>
        </w:rPr>
        <w:t xml:space="preserve">, K. R. Jones, H. P. </w:t>
      </w:r>
      <w:proofErr w:type="spellStart"/>
      <w:r>
        <w:rPr>
          <w:rFonts w:ascii="Times New Roman" w:eastAsia="Times New Roman" w:hAnsi="Times New Roman" w:cs="Times New Roman"/>
          <w:color w:val="000000"/>
          <w:sz w:val="24"/>
          <w:szCs w:val="24"/>
        </w:rPr>
        <w:t>Possingham</w:t>
      </w:r>
      <w:proofErr w:type="spellEnd"/>
      <w:r>
        <w:rPr>
          <w:rFonts w:ascii="Times New Roman" w:eastAsia="Times New Roman" w:hAnsi="Times New Roman" w:cs="Times New Roman"/>
          <w:color w:val="000000"/>
          <w:sz w:val="24"/>
          <w:szCs w:val="24"/>
        </w:rPr>
        <w:t>, W. F. Laurance, P. Wood, B. M. Fekete, M. A. Levy, and J. E. Watson. 2016. Sixteen Years of Change in the Global Terrestrial Human Footprint and Implications for Biodiversity Conservation. Nature Communications:12558.</w:t>
      </w:r>
    </w:p>
    <w:p w14:paraId="00000037" w14:textId="011FC64F" w:rsidR="00885432" w:rsidRDefault="00D546A8" w:rsidP="00D71F9D">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Venter, O., E. W. Sanderson, A. </w:t>
      </w:r>
      <w:proofErr w:type="spellStart"/>
      <w:r>
        <w:rPr>
          <w:rFonts w:ascii="Times New Roman" w:eastAsia="Times New Roman" w:hAnsi="Times New Roman" w:cs="Times New Roman"/>
          <w:color w:val="000000"/>
          <w:sz w:val="24"/>
          <w:szCs w:val="24"/>
        </w:rPr>
        <w:t>Magrach</w:t>
      </w:r>
      <w:proofErr w:type="spellEnd"/>
      <w:r>
        <w:rPr>
          <w:rFonts w:ascii="Times New Roman" w:eastAsia="Times New Roman" w:hAnsi="Times New Roman" w:cs="Times New Roman"/>
          <w:color w:val="000000"/>
          <w:sz w:val="24"/>
          <w:szCs w:val="24"/>
        </w:rPr>
        <w:t xml:space="preserve">, J. R. Allan, J. </w:t>
      </w:r>
      <w:proofErr w:type="spellStart"/>
      <w:r>
        <w:rPr>
          <w:rFonts w:ascii="Times New Roman" w:eastAsia="Times New Roman" w:hAnsi="Times New Roman" w:cs="Times New Roman"/>
          <w:color w:val="000000"/>
          <w:sz w:val="24"/>
          <w:szCs w:val="24"/>
        </w:rPr>
        <w:t>Beher</w:t>
      </w:r>
      <w:proofErr w:type="spellEnd"/>
      <w:r>
        <w:rPr>
          <w:rFonts w:ascii="Times New Roman" w:eastAsia="Times New Roman" w:hAnsi="Times New Roman" w:cs="Times New Roman"/>
          <w:color w:val="000000"/>
          <w:sz w:val="24"/>
          <w:szCs w:val="24"/>
        </w:rPr>
        <w:t xml:space="preserve">, K. R. Jones, H. P. </w:t>
      </w:r>
      <w:proofErr w:type="spellStart"/>
      <w:r>
        <w:rPr>
          <w:rFonts w:ascii="Times New Roman" w:eastAsia="Times New Roman" w:hAnsi="Times New Roman" w:cs="Times New Roman"/>
          <w:color w:val="000000"/>
          <w:sz w:val="24"/>
          <w:szCs w:val="24"/>
        </w:rPr>
        <w:t>Possingham</w:t>
      </w:r>
      <w:proofErr w:type="spellEnd"/>
      <w:r>
        <w:rPr>
          <w:rFonts w:ascii="Times New Roman" w:eastAsia="Times New Roman" w:hAnsi="Times New Roman" w:cs="Times New Roman"/>
          <w:color w:val="000000"/>
          <w:sz w:val="24"/>
          <w:szCs w:val="24"/>
        </w:rPr>
        <w:t xml:space="preserve">, W. F. Laurance, P. Wood, B. M. Fekete, M. A. Levy, and J. E. Watson. 2018. Last of the Wild Project, Version 3 (LWP-3): 2009 Human Footprint, 2018 Release. NASA Socioeconomic Data and Applications </w:t>
      </w:r>
      <w:proofErr w:type="spellStart"/>
      <w:r>
        <w:rPr>
          <w:rFonts w:ascii="Times New Roman" w:eastAsia="Times New Roman" w:hAnsi="Times New Roman" w:cs="Times New Roman"/>
          <w:color w:val="000000"/>
          <w:sz w:val="24"/>
          <w:szCs w:val="24"/>
        </w:rPr>
        <w:t>Center</w:t>
      </w:r>
      <w:proofErr w:type="spellEnd"/>
      <w:r>
        <w:rPr>
          <w:rFonts w:ascii="Times New Roman" w:eastAsia="Times New Roman" w:hAnsi="Times New Roman" w:cs="Times New Roman"/>
          <w:color w:val="000000"/>
          <w:sz w:val="24"/>
          <w:szCs w:val="24"/>
        </w:rPr>
        <w:t xml:space="preserve"> (SEDAC), Palisades, NY.</w:t>
      </w:r>
    </w:p>
    <w:sectPr w:rsidR="00885432" w:rsidSect="00FE7ED9">
      <w:pgSz w:w="11906" w:h="16838"/>
      <w:pgMar w:top="1440" w:right="1440" w:bottom="1440" w:left="1440" w:header="708" w:footer="708" w:gutter="0"/>
      <w:lnNumType w:countBy="1" w:restart="continuous"/>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7E451F" w14:textId="77777777" w:rsidR="00E65DE8" w:rsidRDefault="00E65DE8" w:rsidP="002659DF">
      <w:pPr>
        <w:spacing w:after="0" w:line="240" w:lineRule="auto"/>
      </w:pPr>
      <w:r>
        <w:separator/>
      </w:r>
    </w:p>
  </w:endnote>
  <w:endnote w:type="continuationSeparator" w:id="0">
    <w:p w14:paraId="6FC70CCA" w14:textId="77777777" w:rsidR="00E65DE8" w:rsidRDefault="00E65DE8" w:rsidP="00265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7B2D6B" w14:textId="77777777" w:rsidR="00E65DE8" w:rsidRDefault="00E65DE8" w:rsidP="002659DF">
      <w:pPr>
        <w:spacing w:after="0" w:line="240" w:lineRule="auto"/>
      </w:pPr>
      <w:r>
        <w:separator/>
      </w:r>
    </w:p>
  </w:footnote>
  <w:footnote w:type="continuationSeparator" w:id="0">
    <w:p w14:paraId="023011A8" w14:textId="77777777" w:rsidR="00E65DE8" w:rsidRDefault="00E65DE8" w:rsidP="002659D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432"/>
    <w:rsid w:val="00051422"/>
    <w:rsid w:val="000637C0"/>
    <w:rsid w:val="001A6470"/>
    <w:rsid w:val="001B75BA"/>
    <w:rsid w:val="001E25E8"/>
    <w:rsid w:val="002659DF"/>
    <w:rsid w:val="006E03B7"/>
    <w:rsid w:val="006F698F"/>
    <w:rsid w:val="007A6053"/>
    <w:rsid w:val="008477D2"/>
    <w:rsid w:val="00885432"/>
    <w:rsid w:val="008E25C8"/>
    <w:rsid w:val="00A16B7E"/>
    <w:rsid w:val="00D546A8"/>
    <w:rsid w:val="00D71F9D"/>
    <w:rsid w:val="00E65DE8"/>
    <w:rsid w:val="00FE7ED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customStyle="1" w:styleId="Manuscript">
    <w:name w:val="Manuscript"/>
    <w:basedOn w:val="Normal"/>
    <w:link w:val="ManuscriptChar"/>
    <w:qFormat/>
    <w:rsid w:val="00E15C74"/>
    <w:pPr>
      <w:spacing w:after="0" w:line="480" w:lineRule="auto"/>
    </w:pPr>
    <w:rPr>
      <w:rFonts w:ascii="Times New Roman" w:hAnsi="Times New Roman" w:cs="Times New Roman"/>
      <w:sz w:val="24"/>
      <w:szCs w:val="24"/>
    </w:rPr>
  </w:style>
  <w:style w:type="table" w:styleId="TableGrid">
    <w:name w:val="Table Grid"/>
    <w:basedOn w:val="TableNormal"/>
    <w:uiPriority w:val="39"/>
    <w:rsid w:val="00E15C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anuscriptChar">
    <w:name w:val="Manuscript Char"/>
    <w:basedOn w:val="DefaultParagraphFont"/>
    <w:link w:val="Manuscript"/>
    <w:rsid w:val="00E15C74"/>
    <w:rPr>
      <w:rFonts w:ascii="Times New Roman" w:hAnsi="Times New Roman" w:cs="Times New Roman"/>
      <w:sz w:val="24"/>
      <w:szCs w:val="24"/>
    </w:rPr>
  </w:style>
  <w:style w:type="paragraph" w:customStyle="1" w:styleId="Figurecaption">
    <w:name w:val="Figure caption"/>
    <w:basedOn w:val="Manuscript"/>
    <w:link w:val="FigurecaptionChar"/>
    <w:qFormat/>
    <w:rsid w:val="00E15C74"/>
    <w:pPr>
      <w:spacing w:line="240" w:lineRule="auto"/>
    </w:pPr>
    <w:rPr>
      <w:sz w:val="22"/>
      <w:szCs w:val="22"/>
    </w:rPr>
  </w:style>
  <w:style w:type="paragraph" w:customStyle="1" w:styleId="EndNoteBibliographyTitle">
    <w:name w:val="EndNote Bibliography Title"/>
    <w:basedOn w:val="Normal"/>
    <w:link w:val="EndNoteBibliographyTitleChar"/>
    <w:rsid w:val="00463C67"/>
    <w:pPr>
      <w:spacing w:after="0"/>
      <w:jc w:val="center"/>
    </w:pPr>
    <w:rPr>
      <w:rFonts w:ascii="Times New Roman" w:hAnsi="Times New Roman" w:cs="Times New Roman"/>
      <w:noProof/>
      <w:sz w:val="24"/>
      <w:lang w:val="en-US"/>
    </w:rPr>
  </w:style>
  <w:style w:type="character" w:customStyle="1" w:styleId="FigurecaptionChar">
    <w:name w:val="Figure caption Char"/>
    <w:basedOn w:val="ManuscriptChar"/>
    <w:link w:val="Figurecaption"/>
    <w:rsid w:val="00E15C74"/>
    <w:rPr>
      <w:rFonts w:ascii="Times New Roman" w:hAnsi="Times New Roman" w:cs="Times New Roman"/>
      <w:sz w:val="24"/>
      <w:szCs w:val="24"/>
    </w:rPr>
  </w:style>
  <w:style w:type="character" w:customStyle="1" w:styleId="EndNoteBibliographyTitleChar">
    <w:name w:val="EndNote Bibliography Title Char"/>
    <w:basedOn w:val="ManuscriptChar"/>
    <w:link w:val="EndNoteBibliographyTitle"/>
    <w:rsid w:val="00463C67"/>
    <w:rPr>
      <w:rFonts w:ascii="Times New Roman" w:hAnsi="Times New Roman" w:cs="Times New Roman"/>
      <w:noProof/>
      <w:sz w:val="24"/>
      <w:szCs w:val="24"/>
      <w:lang w:val="en-US"/>
    </w:rPr>
  </w:style>
  <w:style w:type="paragraph" w:customStyle="1" w:styleId="EndNoteBibliography">
    <w:name w:val="EndNote Bibliography"/>
    <w:basedOn w:val="Normal"/>
    <w:link w:val="EndNoteBibliographyChar"/>
    <w:rsid w:val="00463C67"/>
    <w:pPr>
      <w:spacing w:line="240" w:lineRule="auto"/>
    </w:pPr>
    <w:rPr>
      <w:rFonts w:ascii="Times New Roman" w:hAnsi="Times New Roman" w:cs="Times New Roman"/>
      <w:noProof/>
      <w:sz w:val="24"/>
      <w:lang w:val="en-US"/>
    </w:rPr>
  </w:style>
  <w:style w:type="character" w:customStyle="1" w:styleId="EndNoteBibliographyChar">
    <w:name w:val="EndNote Bibliography Char"/>
    <w:basedOn w:val="ManuscriptChar"/>
    <w:link w:val="EndNoteBibliography"/>
    <w:rsid w:val="00463C67"/>
    <w:rPr>
      <w:rFonts w:ascii="Times New Roman" w:hAnsi="Times New Roman" w:cs="Times New Roman"/>
      <w:noProof/>
      <w:sz w:val="24"/>
      <w:szCs w:val="24"/>
      <w:lang w:val="en-US"/>
    </w:rPr>
  </w:style>
  <w:style w:type="paragraph" w:styleId="Revision">
    <w:name w:val="Revision"/>
    <w:hidden/>
    <w:uiPriority w:val="99"/>
    <w:semiHidden/>
    <w:rsid w:val="00397AE2"/>
    <w:pPr>
      <w:spacing w:after="0" w:line="240" w:lineRule="auto"/>
    </w:pPr>
  </w:style>
  <w:style w:type="character" w:styleId="CommentReference">
    <w:name w:val="annotation reference"/>
    <w:basedOn w:val="DefaultParagraphFont"/>
    <w:uiPriority w:val="99"/>
    <w:semiHidden/>
    <w:unhideWhenUsed/>
    <w:rsid w:val="00397AE2"/>
    <w:rPr>
      <w:sz w:val="16"/>
      <w:szCs w:val="16"/>
    </w:rPr>
  </w:style>
  <w:style w:type="paragraph" w:styleId="CommentText">
    <w:name w:val="annotation text"/>
    <w:basedOn w:val="Normal"/>
    <w:link w:val="CommentTextChar"/>
    <w:uiPriority w:val="99"/>
    <w:unhideWhenUsed/>
    <w:rsid w:val="00397AE2"/>
    <w:pPr>
      <w:spacing w:line="240" w:lineRule="auto"/>
    </w:pPr>
    <w:rPr>
      <w:sz w:val="20"/>
      <w:szCs w:val="20"/>
    </w:rPr>
  </w:style>
  <w:style w:type="character" w:customStyle="1" w:styleId="CommentTextChar">
    <w:name w:val="Comment Text Char"/>
    <w:basedOn w:val="DefaultParagraphFont"/>
    <w:link w:val="CommentText"/>
    <w:uiPriority w:val="99"/>
    <w:rsid w:val="00397AE2"/>
    <w:rPr>
      <w:sz w:val="20"/>
      <w:szCs w:val="20"/>
    </w:rPr>
  </w:style>
  <w:style w:type="paragraph" w:styleId="CommentSubject">
    <w:name w:val="annotation subject"/>
    <w:basedOn w:val="CommentText"/>
    <w:next w:val="CommentText"/>
    <w:link w:val="CommentSubjectChar"/>
    <w:uiPriority w:val="99"/>
    <w:semiHidden/>
    <w:unhideWhenUsed/>
    <w:rsid w:val="00397AE2"/>
    <w:rPr>
      <w:b/>
      <w:bCs/>
    </w:rPr>
  </w:style>
  <w:style w:type="character" w:customStyle="1" w:styleId="CommentSubjectChar">
    <w:name w:val="Comment Subject Char"/>
    <w:basedOn w:val="CommentTextChar"/>
    <w:link w:val="CommentSubject"/>
    <w:uiPriority w:val="99"/>
    <w:semiHidden/>
    <w:rsid w:val="00397AE2"/>
    <w:rPr>
      <w:b/>
      <w:bCs/>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character" w:styleId="LineNumber">
    <w:name w:val="line number"/>
    <w:basedOn w:val="DefaultParagraphFont"/>
    <w:uiPriority w:val="99"/>
    <w:semiHidden/>
    <w:unhideWhenUsed/>
    <w:rsid w:val="00FE7ED9"/>
  </w:style>
  <w:style w:type="paragraph" w:styleId="Header">
    <w:name w:val="header"/>
    <w:basedOn w:val="Normal"/>
    <w:link w:val="HeaderChar"/>
    <w:uiPriority w:val="99"/>
    <w:unhideWhenUsed/>
    <w:rsid w:val="002659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2659DF"/>
  </w:style>
  <w:style w:type="paragraph" w:styleId="Footer">
    <w:name w:val="footer"/>
    <w:basedOn w:val="Normal"/>
    <w:link w:val="FooterChar"/>
    <w:uiPriority w:val="99"/>
    <w:unhideWhenUsed/>
    <w:rsid w:val="002659DF"/>
    <w:pPr>
      <w:tabs>
        <w:tab w:val="center" w:pos="4513"/>
        <w:tab w:val="right" w:pos="9026"/>
      </w:tabs>
      <w:spacing w:after="0" w:line="240" w:lineRule="auto"/>
    </w:pPr>
  </w:style>
  <w:style w:type="character" w:customStyle="1" w:styleId="FooterChar">
    <w:name w:val="Footer Char"/>
    <w:basedOn w:val="DefaultParagraphFont"/>
    <w:link w:val="Footer"/>
    <w:uiPriority w:val="99"/>
    <w:rsid w:val="002659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1555</Words>
  <Characters>8870</Characters>
  <Application>Microsoft Office Word</Application>
  <DocSecurity>0</DocSecurity>
  <Lines>73</Lines>
  <Paragraphs>20</Paragraphs>
  <ScaleCrop>false</ScaleCrop>
  <Company/>
  <LinksUpToDate>false</LinksUpToDate>
  <CharactersWithSpaces>10405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2022-09-06T13:29:00Z</dcterms:created>
  <dcterms:modified xsi:type="dcterms:W3CDTF">2022-09-06T13:29:00Z</dcterms:modified>
</cp:coreProperties>
</file>